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7E5A" w14:textId="77777777" w:rsidR="00A233B9" w:rsidRPr="007C10B3" w:rsidRDefault="00A233B9" w:rsidP="00665DB8">
      <w:pPr>
        <w:pStyle w:val="Heading2"/>
      </w:pPr>
    </w:p>
    <w:p w14:paraId="338C097C" w14:textId="77777777" w:rsidR="00A233B9" w:rsidRPr="007C10B3" w:rsidRDefault="00A233B9" w:rsidP="00665DB8">
      <w:pPr>
        <w:pStyle w:val="Heading2"/>
      </w:pPr>
    </w:p>
    <w:p w14:paraId="31580AB8" w14:textId="77777777" w:rsidR="00A233B9" w:rsidRPr="007C10B3" w:rsidRDefault="00A233B9" w:rsidP="00665DB8">
      <w:pPr>
        <w:pStyle w:val="Heading2"/>
      </w:pPr>
    </w:p>
    <w:p w14:paraId="282A31BF" w14:textId="77777777" w:rsidR="00A233B9" w:rsidRPr="007C10B3" w:rsidRDefault="00A233B9" w:rsidP="00665DB8">
      <w:pPr>
        <w:pStyle w:val="Heading2"/>
      </w:pPr>
    </w:p>
    <w:p w14:paraId="5B39C0FB" w14:textId="77777777" w:rsidR="00A233B9" w:rsidRPr="007C10B3" w:rsidRDefault="00A233B9" w:rsidP="00665DB8">
      <w:pPr>
        <w:pStyle w:val="Heading2"/>
      </w:pPr>
    </w:p>
    <w:p w14:paraId="1B16D2D6" w14:textId="2EC146D9" w:rsidR="00A233B9" w:rsidRPr="007C10B3" w:rsidRDefault="00A233B9" w:rsidP="00665DB8">
      <w:pPr>
        <w:pStyle w:val="Heading1"/>
      </w:pPr>
      <w:r w:rsidRPr="007C10B3">
        <w:t>AN600</w:t>
      </w:r>
      <w:r w:rsidR="00BF6F8F" w:rsidRPr="007C10B3">
        <w:t>2</w:t>
      </w:r>
      <w:r w:rsidRPr="007C10B3">
        <w:t xml:space="preserve"> </w:t>
      </w:r>
      <w:r w:rsidR="00B46CCB">
        <w:t>Final</w:t>
      </w:r>
      <w:r w:rsidRPr="007C10B3">
        <w:t xml:space="preserve"> Project: </w:t>
      </w:r>
      <w:r w:rsidR="00BF6F8F" w:rsidRPr="007C10B3">
        <w:t>Group 2</w:t>
      </w:r>
    </w:p>
    <w:p w14:paraId="71F93B8E" w14:textId="4D1A06A5" w:rsidR="00BC0E5F" w:rsidRPr="007C10B3" w:rsidRDefault="00BC0E5F" w:rsidP="00BC0E5F">
      <w:pPr>
        <w:pStyle w:val="Heading1"/>
        <w:spacing w:after="0"/>
        <w:jc w:val="left"/>
        <w:rPr>
          <w:b/>
          <w:sz w:val="52"/>
        </w:rPr>
      </w:pPr>
      <w:r w:rsidRPr="007C10B3">
        <w:rPr>
          <w:b/>
          <w:sz w:val="52"/>
        </w:rPr>
        <w:t>Exploring Trust in Artificial Intelligence: A Multilevel Analysis of Influencing Factors, Trust Erosion, and Trust Calibration Strategies</w:t>
      </w:r>
    </w:p>
    <w:p w14:paraId="3C6D8868" w14:textId="77777777" w:rsidR="00D6204B" w:rsidRPr="007C10B3" w:rsidRDefault="00D6204B" w:rsidP="00665DB8">
      <w:pPr>
        <w:pStyle w:val="Heading1"/>
      </w:pPr>
    </w:p>
    <w:p w14:paraId="6DA250F5" w14:textId="10B64B25" w:rsidR="00A233B9" w:rsidRPr="007C10B3" w:rsidRDefault="00A233B9" w:rsidP="00665DB8">
      <w:pPr>
        <w:pStyle w:val="Heading1"/>
        <w:rPr>
          <w:b/>
          <w:bCs w:val="0"/>
        </w:rPr>
      </w:pPr>
      <w:r w:rsidRPr="007C10B3">
        <w:rPr>
          <w:b/>
          <w:bCs w:val="0"/>
        </w:rPr>
        <w:t>Team Members</w:t>
      </w:r>
    </w:p>
    <w:p w14:paraId="3EF76F64" w14:textId="709E0340" w:rsidR="009F14D1" w:rsidRPr="007C10B3" w:rsidRDefault="009F14D1" w:rsidP="00A233B9">
      <w:pPr>
        <w:spacing w:after="100"/>
        <w:rPr>
          <w:rFonts w:ascii="Arial" w:hAnsi="Arial" w:cs="Arial"/>
          <w:sz w:val="28"/>
          <w:szCs w:val="28"/>
        </w:rPr>
      </w:pPr>
      <w:r w:rsidRPr="007C10B3">
        <w:rPr>
          <w:rFonts w:ascii="Arial" w:hAnsi="Arial" w:cs="Arial"/>
          <w:b/>
          <w:bCs/>
          <w:sz w:val="28"/>
          <w:szCs w:val="28"/>
        </w:rPr>
        <w:t>Wang Gaoyang</w:t>
      </w:r>
      <w:r w:rsidRPr="007C10B3">
        <w:rPr>
          <w:rFonts w:ascii="Arial" w:hAnsi="Arial" w:cs="Arial"/>
          <w:sz w:val="28"/>
          <w:szCs w:val="28"/>
        </w:rPr>
        <w:t xml:space="preserve"> </w:t>
      </w:r>
      <w:r w:rsidR="00A13E30" w:rsidRPr="007C10B3">
        <w:rPr>
          <w:rFonts w:ascii="Arial" w:hAnsi="Arial" w:cs="Arial"/>
          <w:sz w:val="28"/>
          <w:szCs w:val="28"/>
        </w:rPr>
        <w:t>–</w:t>
      </w:r>
      <w:r w:rsidRPr="007C10B3">
        <w:rPr>
          <w:rFonts w:ascii="Arial" w:hAnsi="Arial" w:cs="Arial"/>
          <w:sz w:val="28"/>
          <w:szCs w:val="28"/>
        </w:rPr>
        <w:t xml:space="preserve"> </w:t>
      </w:r>
      <w:r w:rsidR="00A13E30" w:rsidRPr="007C10B3">
        <w:rPr>
          <w:rFonts w:ascii="Arial" w:hAnsi="Arial" w:cs="Arial"/>
          <w:sz w:val="28"/>
          <w:szCs w:val="28"/>
        </w:rPr>
        <w:t>Section</w:t>
      </w:r>
      <w:r w:rsidR="00D6204B" w:rsidRPr="007C10B3">
        <w:rPr>
          <w:rFonts w:ascii="Arial" w:hAnsi="Arial" w:cs="Arial"/>
          <w:sz w:val="28"/>
          <w:szCs w:val="28"/>
        </w:rPr>
        <w:t xml:space="preserve"> </w:t>
      </w:r>
      <w:r w:rsidR="00A13E30" w:rsidRPr="007C10B3">
        <w:rPr>
          <w:rFonts w:ascii="Arial" w:hAnsi="Arial" w:cs="Arial"/>
          <w:sz w:val="28"/>
          <w:szCs w:val="28"/>
        </w:rPr>
        <w:t>1,</w:t>
      </w:r>
      <w:r w:rsidR="00D6204B" w:rsidRPr="007C10B3">
        <w:rPr>
          <w:rFonts w:ascii="Arial" w:hAnsi="Arial" w:cs="Arial"/>
          <w:sz w:val="28"/>
          <w:szCs w:val="28"/>
        </w:rPr>
        <w:t xml:space="preserve"> </w:t>
      </w:r>
      <w:r w:rsidR="00A13E30" w:rsidRPr="007C10B3">
        <w:rPr>
          <w:rFonts w:ascii="Arial" w:hAnsi="Arial" w:cs="Arial"/>
          <w:sz w:val="28"/>
          <w:szCs w:val="28"/>
        </w:rPr>
        <w:t>5</w:t>
      </w:r>
      <w:r w:rsidR="00B260AF" w:rsidRPr="007C10B3">
        <w:rPr>
          <w:rFonts w:ascii="Arial" w:hAnsi="Arial" w:cs="Arial"/>
          <w:sz w:val="28"/>
          <w:szCs w:val="28"/>
        </w:rPr>
        <w:t>, 6</w:t>
      </w:r>
    </w:p>
    <w:p w14:paraId="33D2B909" w14:textId="155951F7" w:rsidR="00A233B9" w:rsidRPr="007C10B3" w:rsidRDefault="004C5EAE" w:rsidP="00A233B9">
      <w:pPr>
        <w:spacing w:after="100"/>
        <w:rPr>
          <w:rFonts w:ascii="Arial" w:hAnsi="Arial" w:cs="Arial"/>
          <w:sz w:val="28"/>
          <w:szCs w:val="28"/>
        </w:rPr>
      </w:pPr>
      <w:r w:rsidRPr="007C10B3">
        <w:rPr>
          <w:rFonts w:ascii="Arial" w:hAnsi="Arial" w:cs="Arial"/>
          <w:b/>
          <w:bCs/>
          <w:sz w:val="28"/>
          <w:szCs w:val="28"/>
        </w:rPr>
        <w:t>Kavin Lertsattha</w:t>
      </w:r>
      <w:r w:rsidR="00A13E30" w:rsidRPr="007C10B3">
        <w:rPr>
          <w:rFonts w:ascii="Arial" w:hAnsi="Arial" w:cs="Arial"/>
          <w:sz w:val="28"/>
          <w:szCs w:val="28"/>
        </w:rPr>
        <w:t xml:space="preserve"> – Section 2</w:t>
      </w:r>
    </w:p>
    <w:p w14:paraId="2955C6F0" w14:textId="12E15024" w:rsidR="009F14D1" w:rsidRPr="007C10B3" w:rsidRDefault="009F14D1" w:rsidP="00A233B9">
      <w:pPr>
        <w:spacing w:after="100"/>
        <w:rPr>
          <w:rFonts w:ascii="Arial" w:hAnsi="Arial" w:cs="Arial"/>
          <w:sz w:val="28"/>
          <w:szCs w:val="28"/>
        </w:rPr>
      </w:pPr>
      <w:r w:rsidRPr="007C10B3">
        <w:rPr>
          <w:rFonts w:ascii="Arial" w:hAnsi="Arial" w:cs="Arial"/>
          <w:b/>
          <w:bCs/>
          <w:sz w:val="28"/>
          <w:szCs w:val="28"/>
        </w:rPr>
        <w:t>Triston Cheong</w:t>
      </w:r>
      <w:r w:rsidR="00A13E30" w:rsidRPr="007C10B3">
        <w:rPr>
          <w:rFonts w:ascii="Arial" w:hAnsi="Arial" w:cs="Arial"/>
          <w:sz w:val="28"/>
          <w:szCs w:val="28"/>
        </w:rPr>
        <w:t xml:space="preserve"> – Section 3</w:t>
      </w:r>
    </w:p>
    <w:p w14:paraId="565F2124" w14:textId="0CC198EC" w:rsidR="009F14D1" w:rsidRPr="007C10B3" w:rsidRDefault="009F14D1" w:rsidP="00A233B9">
      <w:pPr>
        <w:spacing w:after="100"/>
        <w:rPr>
          <w:rFonts w:ascii="Arial" w:hAnsi="Arial" w:cs="Arial"/>
          <w:sz w:val="28"/>
          <w:szCs w:val="28"/>
        </w:rPr>
      </w:pPr>
      <w:r w:rsidRPr="007C10B3">
        <w:rPr>
          <w:rFonts w:ascii="Arial" w:hAnsi="Arial" w:cs="Arial"/>
          <w:b/>
          <w:bCs/>
          <w:sz w:val="28"/>
          <w:szCs w:val="28"/>
        </w:rPr>
        <w:t>Timothy Tan</w:t>
      </w:r>
      <w:r w:rsidR="00A13E30" w:rsidRPr="007C10B3">
        <w:rPr>
          <w:rFonts w:ascii="Arial" w:hAnsi="Arial" w:cs="Arial"/>
          <w:sz w:val="28"/>
          <w:szCs w:val="28"/>
        </w:rPr>
        <w:t xml:space="preserve"> – Section 4</w:t>
      </w:r>
    </w:p>
    <w:p w14:paraId="510DF74C" w14:textId="77777777" w:rsidR="00A233B9" w:rsidRPr="007C10B3" w:rsidRDefault="00A233B9" w:rsidP="00A233B9">
      <w:pPr>
        <w:spacing w:after="100"/>
        <w:rPr>
          <w:rFonts w:ascii="Arial" w:hAnsi="Arial" w:cs="Arial"/>
          <w:b/>
          <w:bCs/>
          <w:color w:val="000000" w:themeColor="text1"/>
          <w:sz w:val="36"/>
          <w:szCs w:val="36"/>
          <w:lang w:val="en-SG"/>
        </w:rPr>
      </w:pPr>
    </w:p>
    <w:p w14:paraId="00EA7F38" w14:textId="77777777" w:rsidR="00A233B9" w:rsidRPr="007C10B3" w:rsidRDefault="00A233B9" w:rsidP="00665DB8">
      <w:pPr>
        <w:pStyle w:val="Heading2"/>
      </w:pPr>
    </w:p>
    <w:p w14:paraId="2E4E02E0" w14:textId="77777777" w:rsidR="00A233B9" w:rsidRPr="007C10B3" w:rsidRDefault="00A233B9" w:rsidP="00665DB8">
      <w:pPr>
        <w:pStyle w:val="Heading2"/>
      </w:pPr>
    </w:p>
    <w:p w14:paraId="67F561EC" w14:textId="77777777" w:rsidR="00A233B9" w:rsidRPr="007C10B3" w:rsidRDefault="00A233B9" w:rsidP="00665DB8">
      <w:pPr>
        <w:pStyle w:val="Heading2"/>
      </w:pPr>
    </w:p>
    <w:p w14:paraId="4F1EEFCA" w14:textId="77777777" w:rsidR="00A233B9" w:rsidRPr="007C10B3" w:rsidRDefault="00A233B9" w:rsidP="00A233B9">
      <w:pPr>
        <w:rPr>
          <w:rFonts w:ascii="Arial" w:hAnsi="Arial" w:cs="Arial"/>
          <w:lang w:val="en-SG"/>
        </w:rPr>
      </w:pPr>
    </w:p>
    <w:p w14:paraId="292E5E4C" w14:textId="77777777" w:rsidR="00A233B9" w:rsidRPr="007C10B3" w:rsidRDefault="00A233B9" w:rsidP="00A233B9">
      <w:pPr>
        <w:rPr>
          <w:rFonts w:ascii="Arial" w:hAnsi="Arial" w:cs="Arial"/>
          <w:lang w:val="en-SG"/>
        </w:rPr>
      </w:pPr>
    </w:p>
    <w:p w14:paraId="32E26BB7" w14:textId="77777777" w:rsidR="00A233B9" w:rsidRPr="007C10B3" w:rsidRDefault="00A233B9" w:rsidP="00A233B9">
      <w:pPr>
        <w:rPr>
          <w:rFonts w:ascii="Arial" w:hAnsi="Arial" w:cs="Arial"/>
          <w:lang w:val="en-SG"/>
        </w:rPr>
      </w:pPr>
    </w:p>
    <w:p w14:paraId="6422F520" w14:textId="793B83F9" w:rsidR="00A233B9" w:rsidRPr="007C10B3" w:rsidRDefault="00A233B9" w:rsidP="00A233B9">
      <w:pPr>
        <w:rPr>
          <w:rFonts w:ascii="Arial" w:hAnsi="Arial" w:cs="Arial"/>
          <w:lang w:val="en-SG"/>
        </w:rPr>
      </w:pPr>
    </w:p>
    <w:p w14:paraId="6CE5AF7B" w14:textId="295CF792" w:rsidR="6A4FC961" w:rsidRPr="007C10B3" w:rsidRDefault="6A4FC961" w:rsidP="6A4FC961">
      <w:pPr>
        <w:rPr>
          <w:rFonts w:ascii="Arial" w:hAnsi="Arial" w:cs="Arial"/>
          <w:lang w:val="en-SG"/>
        </w:rPr>
      </w:pPr>
    </w:p>
    <w:p w14:paraId="1F1CB3AC" w14:textId="676F20B2" w:rsidR="6A4FC961" w:rsidRPr="007C10B3" w:rsidRDefault="6A4FC961" w:rsidP="6A4FC961">
      <w:pPr>
        <w:rPr>
          <w:rFonts w:ascii="Arial" w:hAnsi="Arial" w:cs="Arial"/>
          <w:lang w:val="en-SG"/>
        </w:rPr>
      </w:pPr>
    </w:p>
    <w:p w14:paraId="540CAD04" w14:textId="4E9177D1" w:rsidR="6A4FC961" w:rsidRPr="007C10B3" w:rsidRDefault="6A4FC961" w:rsidP="6A4FC961">
      <w:pPr>
        <w:rPr>
          <w:rFonts w:ascii="Arial" w:hAnsi="Arial" w:cs="Arial"/>
          <w:lang w:val="en-SG"/>
        </w:rPr>
      </w:pPr>
    </w:p>
    <w:p w14:paraId="359E7CE5" w14:textId="6BBD33D7" w:rsidR="6A4FC961" w:rsidRPr="007C10B3" w:rsidRDefault="6A4FC961" w:rsidP="6A4FC961">
      <w:pPr>
        <w:rPr>
          <w:rFonts w:ascii="Arial" w:hAnsi="Arial" w:cs="Arial"/>
          <w:lang w:val="en-SG"/>
        </w:rPr>
      </w:pPr>
    </w:p>
    <w:p w14:paraId="478662E0" w14:textId="2B6502B5" w:rsidR="003F57C5" w:rsidRPr="007C10B3" w:rsidRDefault="21FFF083" w:rsidP="00665DB8">
      <w:pPr>
        <w:pStyle w:val="Heading1"/>
        <w:rPr>
          <w:b/>
          <w:bCs w:val="0"/>
        </w:rPr>
      </w:pPr>
      <w:r w:rsidRPr="00DE5399">
        <w:rPr>
          <w:rStyle w:val="Heading1Char"/>
          <w:b/>
          <w:bCs/>
        </w:rPr>
        <w:lastRenderedPageBreak/>
        <w:t>1. Introduction: The AI</w:t>
      </w:r>
      <w:r w:rsidRPr="007C10B3">
        <w:rPr>
          <w:b/>
          <w:bCs w:val="0"/>
        </w:rPr>
        <w:t xml:space="preserve"> Trust Problem</w:t>
      </w:r>
    </w:p>
    <w:p w14:paraId="5213ABD9" w14:textId="22E6B395" w:rsidR="003F57C5" w:rsidRPr="007C10B3" w:rsidRDefault="21FFF083" w:rsidP="000C0C31">
      <w:pPr>
        <w:pStyle w:val="Heading2"/>
        <w:spacing w:after="100" w:line="240" w:lineRule="auto"/>
        <w:rPr>
          <w:rStyle w:val="Heading2Char"/>
        </w:rPr>
      </w:pPr>
      <w:r w:rsidRPr="007C10B3">
        <w:rPr>
          <w:b/>
        </w:rPr>
        <w:t>1.1 Background</w:t>
      </w:r>
    </w:p>
    <w:p w14:paraId="7491BA30" w14:textId="5C203F2B" w:rsidR="31F62903" w:rsidRDefault="31F62903" w:rsidP="31F62903">
      <w:pPr>
        <w:spacing w:before="240" w:after="240"/>
        <w:jc w:val="both"/>
      </w:pPr>
      <w:r w:rsidRPr="31F62903">
        <w:rPr>
          <w:rFonts w:ascii="Arial" w:hAnsi="Arial" w:cs="Arial"/>
          <w:color w:val="000000" w:themeColor="text1"/>
          <w:sz w:val="22"/>
          <w:szCs w:val="22"/>
          <w:lang w:val="en-SG"/>
        </w:rPr>
        <w:t>A 2025 global study of 48,</w:t>
      </w:r>
      <w:r w:rsidR="515C357D" w:rsidRPr="515C357D">
        <w:rPr>
          <w:rFonts w:ascii="Arial" w:hAnsi="Arial" w:cs="Arial"/>
          <w:color w:val="000000" w:themeColor="text1"/>
          <w:sz w:val="22"/>
          <w:szCs w:val="22"/>
          <w:lang w:val="en-SG"/>
        </w:rPr>
        <w:t>340</w:t>
      </w:r>
      <w:r w:rsidRPr="31F62903">
        <w:rPr>
          <w:rFonts w:ascii="Arial" w:hAnsi="Arial" w:cs="Arial"/>
          <w:color w:val="000000" w:themeColor="text1"/>
          <w:sz w:val="22"/>
          <w:szCs w:val="22"/>
          <w:lang w:val="en-SG"/>
        </w:rPr>
        <w:t xml:space="preserve"> people in 47 countries found that 66 % of people now use AI regularly, yet only 46 % are willing to trust AI systems [1]. The problem is not only how much people trust AI, but whether that trust is deserved: </w:t>
      </w:r>
      <w:r w:rsidR="657383DF" w:rsidRPr="657383DF">
        <w:rPr>
          <w:rFonts w:ascii="Arial" w:hAnsi="Arial" w:cs="Arial"/>
          <w:color w:val="000000" w:themeColor="text1"/>
          <w:sz w:val="22"/>
          <w:szCs w:val="22"/>
          <w:lang w:val="en-SG"/>
        </w:rPr>
        <w:t>two in three</w:t>
      </w:r>
      <w:r w:rsidRPr="31F62903">
        <w:rPr>
          <w:rFonts w:ascii="Arial" w:hAnsi="Arial" w:cs="Arial"/>
          <w:color w:val="000000" w:themeColor="text1"/>
          <w:sz w:val="22"/>
          <w:szCs w:val="22"/>
          <w:lang w:val="en-SG"/>
        </w:rPr>
        <w:t xml:space="preserve"> of respondents said they rely on AI output without evaluating its accuracy, and 56 % said they had made mistakes in their work because of AI. In a pre-registered study of 308 participants, adding explanations to large language model (LLM) answers increased people's reliance on both correct and incorrect answers (Figure 1.1) [2]. An explanation in AI response can therefore make an answer more persuasive without making it more accurate.</w:t>
      </w:r>
    </w:p>
    <w:p w14:paraId="6A179ED9" w14:textId="003184D5" w:rsidR="1556D3D8" w:rsidRPr="007C10B3" w:rsidRDefault="1556D3D8" w:rsidP="007C10B3">
      <w:pPr>
        <w:spacing w:before="240" w:after="240"/>
        <w:jc w:val="center"/>
        <w:rPr>
          <w:rFonts w:ascii="Arial" w:hAnsi="Arial" w:cs="Arial"/>
        </w:rPr>
      </w:pPr>
      <w:r w:rsidRPr="007C10B3">
        <w:rPr>
          <w:rFonts w:ascii="Arial" w:hAnsi="Arial" w:cs="Arial"/>
          <w:noProof/>
        </w:rPr>
        <w:drawing>
          <wp:inline distT="0" distB="0" distL="0" distR="0" wp14:anchorId="259258CB" wp14:editId="66A33611">
            <wp:extent cx="6337392" cy="2009775"/>
            <wp:effectExtent l="0" t="0" r="0" b="0"/>
            <wp:docPr id="471953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3482" name="Picture 471953482"/>
                    <pic:cNvPicPr/>
                  </pic:nvPicPr>
                  <pic:blipFill>
                    <a:blip r:embed="rId7">
                      <a:extLst>
                        <a:ext uri="{28A0092B-C50C-407E-A947-70E740481C1C}">
                          <a14:useLocalDpi xmlns:a14="http://schemas.microsoft.com/office/drawing/2010/main"/>
                        </a:ext>
                      </a:extLst>
                    </a:blip>
                    <a:stretch>
                      <a:fillRect/>
                    </a:stretch>
                  </pic:blipFill>
                  <pic:spPr>
                    <a:xfrm>
                      <a:off x="0" y="0"/>
                      <a:ext cx="6355118" cy="2015397"/>
                    </a:xfrm>
                    <a:prstGeom prst="rect">
                      <a:avLst/>
                    </a:prstGeom>
                  </pic:spPr>
                </pic:pic>
              </a:graphicData>
            </a:graphic>
          </wp:inline>
        </w:drawing>
      </w:r>
    </w:p>
    <w:p w14:paraId="7DC76BA9" w14:textId="412C56D5" w:rsidR="317F16A3" w:rsidRDefault="38C675C5" w:rsidP="317F16A3">
      <w:pPr>
        <w:jc w:val="center"/>
      </w:pPr>
      <w:r w:rsidRPr="5CE0080F">
        <w:rPr>
          <w:rFonts w:ascii="Arial" w:eastAsia="Arial" w:hAnsi="Arial" w:cs="Arial"/>
          <w:color w:val="0E2841" w:themeColor="text2"/>
          <w:sz w:val="18"/>
          <w:szCs w:val="18"/>
          <w:lang w:val="en-US"/>
        </w:rPr>
        <w:t>Fig 1.1 - Global rates of AI adoption, training, and unchecked workplace reliance</w:t>
      </w:r>
      <w:r w:rsidR="007C10B3" w:rsidRPr="5CE0080F">
        <w:rPr>
          <w:rFonts w:ascii="Arial" w:eastAsia="Arial" w:hAnsi="Arial" w:cs="Arial"/>
          <w:color w:val="0E2841" w:themeColor="text2"/>
          <w:sz w:val="18"/>
          <w:szCs w:val="18"/>
          <w:lang w:val="en-US"/>
        </w:rPr>
        <w:t xml:space="preserve"> </w:t>
      </w:r>
      <w:r w:rsidRPr="5CE0080F">
        <w:rPr>
          <w:rFonts w:ascii="Arial" w:eastAsia="Arial" w:hAnsi="Arial" w:cs="Arial"/>
          <w:color w:val="0E2841" w:themeColor="text2"/>
          <w:sz w:val="18"/>
          <w:szCs w:val="18"/>
          <w:lang w:val="en-US"/>
        </w:rPr>
        <w:t>(Left), and willingness to trust AI systems by economy type</w:t>
      </w:r>
      <w:r w:rsidR="007C10B3" w:rsidRPr="5CE0080F">
        <w:rPr>
          <w:rFonts w:ascii="Arial" w:eastAsia="Arial" w:hAnsi="Arial" w:cs="Arial"/>
          <w:color w:val="0E2841" w:themeColor="text2"/>
          <w:sz w:val="18"/>
          <w:szCs w:val="18"/>
          <w:lang w:val="en-US"/>
        </w:rPr>
        <w:t xml:space="preserve"> </w:t>
      </w:r>
      <w:r w:rsidRPr="5CE0080F">
        <w:rPr>
          <w:rFonts w:ascii="Arial" w:eastAsia="Arial" w:hAnsi="Arial" w:cs="Arial"/>
          <w:color w:val="0E2841" w:themeColor="text2"/>
          <w:sz w:val="18"/>
          <w:szCs w:val="18"/>
          <w:lang w:val="en-US"/>
        </w:rPr>
        <w:t>(Right).</w:t>
      </w:r>
      <w:r w:rsidRPr="007C10B3">
        <w:rPr>
          <w:rFonts w:ascii="Arial" w:eastAsia="Arial" w:hAnsi="Arial" w:cs="Arial"/>
          <w:i/>
          <w:iCs/>
          <w:color w:val="0E2841" w:themeColor="text2"/>
          <w:sz w:val="18"/>
          <w:szCs w:val="18"/>
          <w:lang w:val="en-US"/>
        </w:rPr>
        <w:t xml:space="preserve"> </w:t>
      </w:r>
      <w:r w:rsidR="5CE0080F" w:rsidRPr="5CE0080F">
        <w:rPr>
          <w:rFonts w:ascii="Arial" w:eastAsia="Arial" w:hAnsi="Arial" w:cs="Arial"/>
          <w:i/>
          <w:iCs/>
          <w:color w:val="0E2841" w:themeColor="text2"/>
          <w:sz w:val="18"/>
          <w:szCs w:val="18"/>
          <w:lang w:val="en-US"/>
        </w:rPr>
        <w:t>From Trust</w:t>
      </w:r>
      <w:r w:rsidR="317F16A3" w:rsidRPr="317F16A3">
        <w:rPr>
          <w:rFonts w:ascii="Arial" w:eastAsia="Arial" w:hAnsi="Arial" w:cs="Arial"/>
          <w:i/>
          <w:iCs/>
          <w:color w:val="0E2841" w:themeColor="text2"/>
          <w:sz w:val="18"/>
          <w:szCs w:val="18"/>
          <w:lang w:val="en-US"/>
        </w:rPr>
        <w:t>, Attitudes and Use of Artificial Intelligence: A Global Study 2025</w:t>
      </w:r>
      <w:r w:rsidR="31F62903" w:rsidRPr="31F62903">
        <w:rPr>
          <w:rFonts w:ascii="Arial" w:eastAsia="Arial" w:hAnsi="Arial" w:cs="Arial"/>
          <w:i/>
          <w:iCs/>
          <w:color w:val="0E2841" w:themeColor="text2"/>
          <w:sz w:val="18"/>
          <w:szCs w:val="18"/>
          <w:lang w:val="en-US"/>
        </w:rPr>
        <w:t xml:space="preserve"> (</w:t>
      </w:r>
      <w:r w:rsidR="317F16A3" w:rsidRPr="317F16A3">
        <w:rPr>
          <w:rFonts w:ascii="Arial" w:eastAsia="Arial" w:hAnsi="Arial" w:cs="Arial"/>
          <w:i/>
          <w:iCs/>
          <w:color w:val="0E2841" w:themeColor="text2"/>
          <w:sz w:val="18"/>
          <w:szCs w:val="18"/>
          <w:lang w:val="en-US"/>
        </w:rPr>
        <w:t>KPMG</w:t>
      </w:r>
      <w:r w:rsidR="31F62903" w:rsidRPr="31F62903">
        <w:rPr>
          <w:rFonts w:ascii="Arial" w:eastAsia="Arial" w:hAnsi="Arial" w:cs="Arial"/>
          <w:i/>
          <w:iCs/>
          <w:color w:val="0E2841" w:themeColor="text2"/>
          <w:sz w:val="18"/>
          <w:szCs w:val="18"/>
          <w:lang w:val="en-US"/>
        </w:rPr>
        <w:t xml:space="preserve"> International, et al.)</w:t>
      </w:r>
    </w:p>
    <w:p w14:paraId="00E70BDB" w14:textId="22978B6B" w:rsidR="003F57C5" w:rsidRPr="007C10B3" w:rsidRDefault="21FFF083" w:rsidP="000C0C31">
      <w:pPr>
        <w:pStyle w:val="Heading3"/>
        <w:spacing w:before="281" w:after="100" w:line="240" w:lineRule="auto"/>
      </w:pPr>
      <w:r w:rsidRPr="007C10B3">
        <w:t>1.2 Why calibrated trust, not more trust</w:t>
      </w:r>
    </w:p>
    <w:p w14:paraId="682C4EA9" w14:textId="09BDF4F2" w:rsidR="003F57C5" w:rsidRPr="007C10B3" w:rsidRDefault="17FC06C2" w:rsidP="00C40137">
      <w:pPr>
        <w:spacing w:after="240"/>
        <w:jc w:val="both"/>
        <w:rPr>
          <w:rFonts w:ascii="Arial" w:hAnsi="Arial" w:cs="Arial"/>
          <w:sz w:val="22"/>
          <w:szCs w:val="22"/>
        </w:rPr>
      </w:pPr>
      <w:r w:rsidRPr="007C10B3">
        <w:rPr>
          <w:rFonts w:ascii="Arial" w:hAnsi="Arial" w:cs="Arial"/>
          <w:color w:val="000000" w:themeColor="text1"/>
          <w:sz w:val="22"/>
          <w:szCs w:val="22"/>
          <w:lang w:val="en-SG"/>
        </w:rPr>
        <w:t xml:space="preserve">Trust issues in AI can fail in two directions: </w:t>
      </w:r>
      <w:r w:rsidRPr="007C10B3">
        <w:rPr>
          <w:rFonts w:ascii="Arial" w:hAnsi="Arial" w:cs="Arial"/>
          <w:b/>
          <w:bCs/>
          <w:color w:val="000000" w:themeColor="text1"/>
          <w:sz w:val="22"/>
          <w:szCs w:val="22"/>
          <w:lang w:val="en-SG"/>
        </w:rPr>
        <w:t xml:space="preserve">Over-trust </w:t>
      </w:r>
      <w:r w:rsidRPr="007C10B3">
        <w:rPr>
          <w:rFonts w:ascii="Arial" w:hAnsi="Arial" w:cs="Arial"/>
          <w:color w:val="000000" w:themeColor="text1"/>
          <w:sz w:val="22"/>
          <w:szCs w:val="22"/>
          <w:lang w:val="en-SG"/>
        </w:rPr>
        <w:t xml:space="preserve">leads people to accept wrong outputs. </w:t>
      </w:r>
      <w:r w:rsidRPr="007C10B3">
        <w:rPr>
          <w:rFonts w:ascii="Arial" w:hAnsi="Arial" w:cs="Arial"/>
          <w:b/>
          <w:bCs/>
          <w:color w:val="000000" w:themeColor="text1"/>
          <w:sz w:val="22"/>
          <w:szCs w:val="22"/>
          <w:lang w:val="en-SG"/>
        </w:rPr>
        <w:t xml:space="preserve">Under-trust </w:t>
      </w:r>
      <w:r w:rsidRPr="007C10B3">
        <w:rPr>
          <w:rFonts w:ascii="Arial" w:hAnsi="Arial" w:cs="Arial"/>
          <w:color w:val="000000" w:themeColor="text1"/>
          <w:sz w:val="22"/>
          <w:szCs w:val="22"/>
          <w:lang w:val="en-SG"/>
        </w:rPr>
        <w:t xml:space="preserve">leads people to reject useful tools and lose their benefits. The goal is therefore not to maximise trust but to </w:t>
      </w:r>
      <w:r w:rsidRPr="007C10B3">
        <w:rPr>
          <w:rFonts w:ascii="Arial" w:hAnsi="Arial" w:cs="Arial"/>
          <w:b/>
          <w:bCs/>
          <w:color w:val="000000" w:themeColor="text1"/>
          <w:sz w:val="22"/>
          <w:szCs w:val="22"/>
          <w:lang w:val="en-SG"/>
        </w:rPr>
        <w:t>calibrate</w:t>
      </w:r>
      <w:r w:rsidRPr="007C10B3">
        <w:rPr>
          <w:rFonts w:ascii="Arial" w:hAnsi="Arial" w:cs="Arial"/>
          <w:color w:val="000000" w:themeColor="text1"/>
          <w:sz w:val="22"/>
          <w:szCs w:val="22"/>
          <w:lang w:val="en-SG"/>
        </w:rPr>
        <w:t xml:space="preserve"> it, so that people rely on AI where it is reliable and question it where it is not</w:t>
      </w:r>
      <w:r w:rsidR="0EE834B1" w:rsidRPr="0EE834B1">
        <w:rPr>
          <w:rFonts w:ascii="Arial" w:hAnsi="Arial" w:cs="Arial"/>
          <w:color w:val="000000" w:themeColor="text1"/>
          <w:sz w:val="22"/>
          <w:szCs w:val="22"/>
          <w:lang w:val="en-SG"/>
        </w:rPr>
        <w:t>.</w:t>
      </w:r>
    </w:p>
    <w:p w14:paraId="297F8FA8" w14:textId="703F6041" w:rsidR="003F57C5" w:rsidRPr="007C10B3" w:rsidRDefault="21FFF083" w:rsidP="000C0C31">
      <w:pPr>
        <w:pStyle w:val="Heading3"/>
        <w:spacing w:before="281" w:after="100" w:line="240" w:lineRule="auto"/>
      </w:pPr>
      <w:r w:rsidRPr="007C10B3">
        <w:t>1.3 Research questions</w:t>
      </w:r>
    </w:p>
    <w:p w14:paraId="2AA8DBDE" w14:textId="4EB6E4B1" w:rsidR="003F57C5" w:rsidRPr="007C10B3" w:rsidRDefault="21FFF083" w:rsidP="00C40137">
      <w:pPr>
        <w:spacing w:before="240" w:after="240"/>
        <w:jc w:val="both"/>
        <w:rPr>
          <w:rFonts w:ascii="Arial" w:hAnsi="Arial" w:cs="Arial"/>
          <w:sz w:val="22"/>
          <w:szCs w:val="22"/>
        </w:rPr>
      </w:pPr>
      <w:r w:rsidRPr="007C10B3">
        <w:rPr>
          <w:rFonts w:ascii="Arial" w:hAnsi="Arial" w:cs="Arial"/>
          <w:color w:val="000000" w:themeColor="text1"/>
          <w:sz w:val="22"/>
          <w:szCs w:val="22"/>
          <w:lang w:val="en-SG"/>
        </w:rPr>
        <w:t xml:space="preserve">This report addresses two </w:t>
      </w:r>
      <w:r w:rsidR="4042FF6B" w:rsidRPr="4042FF6B">
        <w:rPr>
          <w:rFonts w:ascii="Arial" w:hAnsi="Arial" w:cs="Arial"/>
          <w:color w:val="000000" w:themeColor="text1"/>
          <w:sz w:val="22"/>
          <w:szCs w:val="22"/>
          <w:lang w:val="en-SG"/>
        </w:rPr>
        <w:t xml:space="preserve">fundamental </w:t>
      </w:r>
      <w:r w:rsidRPr="007C10B3">
        <w:rPr>
          <w:rFonts w:ascii="Arial" w:hAnsi="Arial" w:cs="Arial"/>
          <w:color w:val="000000" w:themeColor="text1"/>
          <w:sz w:val="22"/>
          <w:szCs w:val="22"/>
          <w:lang w:val="en-SG"/>
        </w:rPr>
        <w:t xml:space="preserve">questions </w:t>
      </w:r>
      <w:r w:rsidR="4042FF6B" w:rsidRPr="4042FF6B">
        <w:rPr>
          <w:rFonts w:ascii="Arial" w:hAnsi="Arial" w:cs="Arial"/>
          <w:color w:val="000000" w:themeColor="text1"/>
          <w:sz w:val="22"/>
          <w:szCs w:val="22"/>
          <w:lang w:val="en-SG"/>
        </w:rPr>
        <w:t xml:space="preserve">about AI trust </w:t>
      </w:r>
      <w:r w:rsidRPr="007C10B3">
        <w:rPr>
          <w:rFonts w:ascii="Arial" w:hAnsi="Arial" w:cs="Arial"/>
          <w:color w:val="000000" w:themeColor="text1"/>
          <w:sz w:val="22"/>
          <w:szCs w:val="22"/>
          <w:lang w:val="en-SG"/>
        </w:rPr>
        <w:t xml:space="preserve">and </w:t>
      </w:r>
      <w:r w:rsidR="4042FF6B" w:rsidRPr="4042FF6B">
        <w:rPr>
          <w:rFonts w:ascii="Arial" w:hAnsi="Arial" w:cs="Arial"/>
          <w:color w:val="000000" w:themeColor="text1"/>
          <w:sz w:val="22"/>
          <w:szCs w:val="22"/>
          <w:lang w:val="en-SG"/>
        </w:rPr>
        <w:t>outlines practical</w:t>
      </w:r>
      <w:r w:rsidR="2E9CD5E0" w:rsidRPr="2E9CD5E0">
        <w:rPr>
          <w:rFonts w:ascii="Arial" w:hAnsi="Arial" w:cs="Arial"/>
          <w:color w:val="000000" w:themeColor="text1"/>
          <w:sz w:val="22"/>
          <w:szCs w:val="22"/>
          <w:lang w:val="en-SG"/>
        </w:rPr>
        <w:t xml:space="preserve"> solutions</w:t>
      </w:r>
      <w:r w:rsidR="4042FF6B" w:rsidRPr="4042FF6B">
        <w:rPr>
          <w:rFonts w:ascii="Arial" w:hAnsi="Arial" w:cs="Arial"/>
          <w:color w:val="000000" w:themeColor="text1"/>
          <w:sz w:val="22"/>
          <w:szCs w:val="22"/>
          <w:lang w:val="en-SG"/>
        </w:rPr>
        <w:t>::</w:t>
      </w:r>
    </w:p>
    <w:p w14:paraId="58C9A34D" w14:textId="397548D6" w:rsidR="003F57C5" w:rsidRPr="007C10B3" w:rsidRDefault="21FFF083" w:rsidP="00C40137">
      <w:pPr>
        <w:pStyle w:val="ListParagraph"/>
        <w:numPr>
          <w:ilvl w:val="0"/>
          <w:numId w:val="2"/>
        </w:numPr>
        <w:jc w:val="both"/>
        <w:rPr>
          <w:rFonts w:ascii="Arial" w:hAnsi="Arial" w:cs="Arial"/>
          <w:color w:val="000000" w:themeColor="text1"/>
          <w:sz w:val="22"/>
          <w:szCs w:val="22"/>
          <w:lang w:val="en-SG"/>
        </w:rPr>
      </w:pPr>
      <w:r w:rsidRPr="007C10B3">
        <w:rPr>
          <w:rFonts w:ascii="Arial" w:hAnsi="Arial" w:cs="Arial"/>
          <w:b/>
          <w:bCs/>
          <w:color w:val="000000" w:themeColor="text1"/>
          <w:sz w:val="22"/>
          <w:szCs w:val="22"/>
          <w:lang w:val="en-SG"/>
        </w:rPr>
        <w:t>What leads someone to trust an AI system in the first place?</w:t>
      </w:r>
      <w:r w:rsidRPr="007C10B3">
        <w:rPr>
          <w:rFonts w:ascii="Arial" w:hAnsi="Arial" w:cs="Arial"/>
          <w:color w:val="000000" w:themeColor="text1"/>
          <w:sz w:val="22"/>
          <w:szCs w:val="22"/>
          <w:lang w:val="en-SG"/>
        </w:rPr>
        <w:t xml:space="preserve"> Section 2 examines this at the country level, testing whether geographical, demographic and socioeconomic indicators predict national AI sentiment and trust. Section 3 examines it at the individual level, identifying the personal and situational factors that place users into different skepticism categories.</w:t>
      </w:r>
    </w:p>
    <w:p w14:paraId="12669541" w14:textId="572828F0" w:rsidR="003F57C5" w:rsidRPr="007C10B3" w:rsidRDefault="21FFF083" w:rsidP="00C40137">
      <w:pPr>
        <w:pStyle w:val="ListParagraph"/>
        <w:numPr>
          <w:ilvl w:val="0"/>
          <w:numId w:val="2"/>
        </w:numPr>
        <w:jc w:val="both"/>
        <w:rPr>
          <w:rFonts w:ascii="Arial" w:hAnsi="Arial" w:cs="Arial"/>
          <w:color w:val="000000" w:themeColor="text1"/>
          <w:sz w:val="22"/>
          <w:szCs w:val="22"/>
          <w:lang w:val="en-SG"/>
        </w:rPr>
      </w:pPr>
      <w:r w:rsidRPr="007C10B3">
        <w:rPr>
          <w:rFonts w:ascii="Arial" w:hAnsi="Arial" w:cs="Arial"/>
          <w:b/>
          <w:bCs/>
          <w:color w:val="000000" w:themeColor="text1"/>
          <w:sz w:val="22"/>
          <w:szCs w:val="22"/>
          <w:lang w:val="en-SG"/>
        </w:rPr>
        <w:t>How does that trust change after the system fails them?</w:t>
      </w:r>
      <w:r w:rsidRPr="007C10B3">
        <w:rPr>
          <w:rFonts w:ascii="Arial" w:hAnsi="Arial" w:cs="Arial"/>
          <w:color w:val="000000" w:themeColor="text1"/>
          <w:sz w:val="22"/>
          <w:szCs w:val="22"/>
          <w:lang w:val="en-SG"/>
        </w:rPr>
        <w:t xml:space="preserve"> Section 4 analyses how trust decays after an AI error, who loses the most trust, and whether that loss is recovered.</w:t>
      </w:r>
    </w:p>
    <w:p w14:paraId="42562681" w14:textId="6595C69F" w:rsidR="003F57C5" w:rsidRPr="007C10B3" w:rsidRDefault="21FFF083" w:rsidP="00C40137">
      <w:pPr>
        <w:pStyle w:val="ListParagraph"/>
        <w:numPr>
          <w:ilvl w:val="0"/>
          <w:numId w:val="2"/>
        </w:numPr>
        <w:jc w:val="both"/>
        <w:rPr>
          <w:rFonts w:ascii="Arial" w:hAnsi="Arial" w:cs="Arial"/>
          <w:color w:val="000000" w:themeColor="text1"/>
          <w:lang w:val="en-SG"/>
        </w:rPr>
      </w:pPr>
      <w:r w:rsidRPr="007C10B3">
        <w:rPr>
          <w:rFonts w:ascii="Arial" w:hAnsi="Arial" w:cs="Arial"/>
          <w:b/>
          <w:bCs/>
          <w:color w:val="000000" w:themeColor="text1"/>
          <w:sz w:val="22"/>
          <w:szCs w:val="22"/>
          <w:lang w:val="en-SG"/>
        </w:rPr>
        <w:t>What can be done?</w:t>
      </w:r>
      <w:r w:rsidRPr="007C10B3">
        <w:rPr>
          <w:rFonts w:ascii="Arial" w:hAnsi="Arial" w:cs="Arial"/>
          <w:color w:val="000000" w:themeColor="text1"/>
          <w:sz w:val="22"/>
          <w:szCs w:val="22"/>
          <w:lang w:val="en-SG"/>
        </w:rPr>
        <w:t xml:space="preserve"> Section 5 combines these findings into practical strategies for governments, educators and AI developers to calibrate trust.</w:t>
      </w:r>
    </w:p>
    <w:p w14:paraId="44F5C69E" w14:textId="7C0DFA38" w:rsidR="003F57C5" w:rsidRPr="007C10B3" w:rsidRDefault="21FFF083" w:rsidP="00665DB8">
      <w:pPr>
        <w:pStyle w:val="Heading1"/>
        <w:rPr>
          <w:b/>
          <w:bCs w:val="0"/>
        </w:rPr>
      </w:pPr>
      <w:r w:rsidRPr="007C10B3">
        <w:rPr>
          <w:b/>
          <w:bCs w:val="0"/>
        </w:rPr>
        <w:t>2. AI Trust by Country</w:t>
      </w:r>
    </w:p>
    <w:p w14:paraId="5A4D7E5E" w14:textId="78B1FA15" w:rsidR="003F57C5" w:rsidRPr="007C10B3" w:rsidRDefault="21FFF083" w:rsidP="000C0C31">
      <w:pPr>
        <w:pStyle w:val="Heading2"/>
        <w:spacing w:afterLines="100" w:after="240"/>
        <w:rPr>
          <w:b/>
          <w:bCs/>
        </w:rPr>
      </w:pPr>
      <w:r w:rsidRPr="007C10B3">
        <w:rPr>
          <w:b/>
          <w:bCs/>
        </w:rPr>
        <w:t>2.1 Purpose &amp; Goal</w:t>
      </w:r>
    </w:p>
    <w:p w14:paraId="6EABF0FA" w14:textId="70418D96"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SG"/>
        </w:rPr>
        <w:t xml:space="preserve">This section investigates the potential influence of geographical, demographic, and socioeconomic factors on public trust towards artificial intelligence (AI) across different countries. By examining variations in country-level characteristics, the analysis aims to identify factors that may be associated with differences in AI </w:t>
      </w:r>
      <w:r w:rsidR="00963139" w:rsidRPr="007C10B3">
        <w:rPr>
          <w:rFonts w:ascii="Arial" w:eastAsia="Arial" w:hAnsi="Arial" w:cs="Arial"/>
          <w:sz w:val="22"/>
          <w:szCs w:val="22"/>
          <w:lang w:val="en-SG"/>
        </w:rPr>
        <w:t xml:space="preserve">trust </w:t>
      </w:r>
      <w:r w:rsidR="00386191" w:rsidRPr="007C10B3">
        <w:rPr>
          <w:rFonts w:ascii="Arial" w:eastAsia="Arial" w:hAnsi="Arial" w:cs="Arial"/>
          <w:sz w:val="22"/>
          <w:szCs w:val="22"/>
          <w:lang w:val="en-SG"/>
        </w:rPr>
        <w:t>levels</w:t>
      </w:r>
      <w:r w:rsidRPr="007C10B3">
        <w:rPr>
          <w:rFonts w:ascii="Arial" w:eastAsia="Arial" w:hAnsi="Arial" w:cs="Arial"/>
          <w:sz w:val="22"/>
          <w:szCs w:val="22"/>
          <w:lang w:val="en-SG"/>
        </w:rPr>
        <w:t xml:space="preserve"> across different countries and consequently influence an individual’s level of trust regarding AI.</w:t>
      </w:r>
    </w:p>
    <w:p w14:paraId="7BE0B745" w14:textId="0784292B"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SG"/>
        </w:rPr>
        <w:t xml:space="preserve">To investigate these relationships, multiple machine learning models will be developed and evaluated to determine their ability to accurately predict the percentage of </w:t>
      </w:r>
      <w:r w:rsidR="00386191" w:rsidRPr="007C10B3">
        <w:rPr>
          <w:rFonts w:ascii="Arial" w:eastAsia="Arial" w:hAnsi="Arial" w:cs="Arial"/>
          <w:sz w:val="22"/>
          <w:szCs w:val="22"/>
          <w:lang w:val="en-SG"/>
        </w:rPr>
        <w:t>a country’s</w:t>
      </w:r>
      <w:r w:rsidRPr="007C10B3">
        <w:rPr>
          <w:rFonts w:ascii="Arial" w:eastAsia="Arial" w:hAnsi="Arial" w:cs="Arial"/>
          <w:sz w:val="22"/>
          <w:szCs w:val="22"/>
          <w:lang w:val="en-SG"/>
        </w:rPr>
        <w:t xml:space="preserve"> population that trusts AI. The </w:t>
      </w:r>
      <w:r w:rsidRPr="007C10B3">
        <w:rPr>
          <w:rFonts w:ascii="Arial" w:eastAsia="Arial" w:hAnsi="Arial" w:cs="Arial"/>
          <w:sz w:val="22"/>
          <w:szCs w:val="22"/>
          <w:lang w:val="en-SG"/>
        </w:rPr>
        <w:lastRenderedPageBreak/>
        <w:t>predictive performance of the models will be compared to identify the most suitable approaches for classification and regression, respectively. Furthermore, predictor variable importance will be analysed to identify which geographical, demographic, and socioeconomic indicators contribute most significantly to the models' predictions.</w:t>
      </w:r>
    </w:p>
    <w:p w14:paraId="552EA804" w14:textId="0947D10D" w:rsidR="003F57C5" w:rsidRPr="007C10B3" w:rsidRDefault="21FFF083" w:rsidP="000C0C31">
      <w:pPr>
        <w:pStyle w:val="Heading2"/>
        <w:spacing w:afterLines="100" w:after="240"/>
        <w:rPr>
          <w:b/>
          <w:bCs/>
        </w:rPr>
      </w:pPr>
      <w:r w:rsidRPr="007C10B3">
        <w:rPr>
          <w:b/>
          <w:bCs/>
        </w:rPr>
        <w:t>2.2 Methodology</w:t>
      </w:r>
    </w:p>
    <w:p w14:paraId="68F0A4AF" w14:textId="76DAF84B" w:rsidR="003F57C5" w:rsidRPr="007C10B3" w:rsidRDefault="21FFF083" w:rsidP="00665DB8">
      <w:pPr>
        <w:pStyle w:val="Heading3"/>
      </w:pPr>
      <w:r w:rsidRPr="007C10B3">
        <w:t>Dataset</w:t>
      </w:r>
    </w:p>
    <w:p w14:paraId="539420D7" w14:textId="04FBB126"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SG"/>
        </w:rPr>
        <w:t xml:space="preserve">The analysis utilises data from three publicly accessible secondary data sources: the Global AI Trust and Attitudes by Country 2025 dataset </w:t>
      </w:r>
      <w:r w:rsidR="00AE0A80">
        <w:rPr>
          <w:rFonts w:ascii="Arial" w:eastAsia="Arial" w:hAnsi="Arial" w:cs="Arial"/>
          <w:sz w:val="22"/>
          <w:szCs w:val="22"/>
          <w:lang w:val="en-SG"/>
        </w:rPr>
        <w:t>[3]</w:t>
      </w:r>
      <w:r w:rsidRPr="007C10B3">
        <w:rPr>
          <w:rFonts w:ascii="Arial" w:eastAsia="Arial" w:hAnsi="Arial" w:cs="Arial"/>
          <w:sz w:val="22"/>
          <w:szCs w:val="22"/>
          <w:lang w:val="en-SG"/>
        </w:rPr>
        <w:t xml:space="preserve">, the United Nations Development Programme's Human Development Index (HDI) </w:t>
      </w:r>
      <w:r w:rsidR="00AE0A80">
        <w:rPr>
          <w:rFonts w:ascii="Arial" w:eastAsia="Arial" w:hAnsi="Arial" w:cs="Arial"/>
          <w:sz w:val="22"/>
          <w:szCs w:val="22"/>
          <w:lang w:val="en-SG"/>
        </w:rPr>
        <w:t>[4]</w:t>
      </w:r>
      <w:r w:rsidRPr="007C10B3">
        <w:rPr>
          <w:rFonts w:ascii="Arial" w:eastAsia="Arial" w:hAnsi="Arial" w:cs="Arial"/>
          <w:sz w:val="22"/>
          <w:szCs w:val="22"/>
          <w:lang w:val="en-SG"/>
        </w:rPr>
        <w:t xml:space="preserve">, and the World Bank's World Development Indicators </w:t>
      </w:r>
      <w:r w:rsidR="00AE0A80">
        <w:rPr>
          <w:rFonts w:ascii="Arial" w:eastAsia="Arial" w:hAnsi="Arial" w:cs="Arial"/>
          <w:sz w:val="22"/>
          <w:szCs w:val="22"/>
          <w:lang w:val="en-SG"/>
        </w:rPr>
        <w:t>[5]</w:t>
      </w:r>
      <w:r w:rsidRPr="007C10B3">
        <w:rPr>
          <w:rFonts w:ascii="Arial" w:eastAsia="Arial" w:hAnsi="Arial" w:cs="Arial"/>
          <w:sz w:val="22"/>
          <w:szCs w:val="22"/>
          <w:lang w:val="en-SG"/>
        </w:rPr>
        <w:t xml:space="preserve">. These datasets provide a combination of national development, demographic, socioeconomic, and AI-related indicators, enabling an examination of potential relationships between country characteristics and public attitudes towards AI. </w:t>
      </w:r>
      <w:r w:rsidR="00D961DA" w:rsidRPr="007C10B3">
        <w:rPr>
          <w:rFonts w:ascii="Arial" w:hAnsi="Arial" w:cs="Arial"/>
          <w:lang w:val="en-SG"/>
        </w:rPr>
        <w:t xml:space="preserve"> </w:t>
      </w:r>
      <w:r w:rsidRPr="007C10B3">
        <w:rPr>
          <w:rFonts w:ascii="Arial" w:eastAsia="Arial" w:hAnsi="Arial" w:cs="Arial"/>
          <w:sz w:val="22"/>
          <w:szCs w:val="22"/>
          <w:lang w:val="en-SG"/>
        </w:rPr>
        <w:t xml:space="preserve">Additionally, the World by ISO GeoJSON dataset </w:t>
      </w:r>
      <w:r w:rsidR="00733E34">
        <w:rPr>
          <w:rFonts w:ascii="Arial" w:eastAsia="Arial" w:hAnsi="Arial" w:cs="Arial"/>
          <w:sz w:val="22"/>
          <w:szCs w:val="22"/>
          <w:lang w:val="en-SG"/>
        </w:rPr>
        <w:t>[6]</w:t>
      </w:r>
      <w:r w:rsidRPr="007C10B3">
        <w:rPr>
          <w:rFonts w:ascii="Arial" w:eastAsia="Arial" w:hAnsi="Arial" w:cs="Arial"/>
          <w:sz w:val="22"/>
          <w:szCs w:val="22"/>
          <w:lang w:val="en-SG"/>
        </w:rPr>
        <w:t xml:space="preserve"> provides geographical boundaries for 248 countries and is used for geographical visualization purposes.</w:t>
      </w:r>
    </w:p>
    <w:p w14:paraId="319F9CAB" w14:textId="5F791546" w:rsidR="003F57C5" w:rsidRPr="007C10B3" w:rsidRDefault="21FFF083" w:rsidP="00665DB8">
      <w:pPr>
        <w:pStyle w:val="Heading3"/>
      </w:pPr>
      <w:r w:rsidRPr="007C10B3">
        <w:t>Data Preparation</w:t>
      </w:r>
    </w:p>
    <w:p w14:paraId="32D4A8C1" w14:textId="1D1E4007" w:rsidR="00E74D7D" w:rsidRPr="007C10B3" w:rsidRDefault="21FFF083" w:rsidP="002B2CA0">
      <w:pPr>
        <w:spacing w:after="160" w:line="257" w:lineRule="auto"/>
        <w:jc w:val="both"/>
        <w:rPr>
          <w:rFonts w:ascii="Arial" w:hAnsi="Arial" w:cs="Arial"/>
        </w:rPr>
        <w:sectPr w:rsidR="00E74D7D" w:rsidRPr="007C10B3" w:rsidSect="00A61727">
          <w:pgSz w:w="11900" w:h="16840"/>
          <w:pgMar w:top="720" w:right="720" w:bottom="720" w:left="720" w:header="708" w:footer="708" w:gutter="0"/>
          <w:cols w:space="708"/>
          <w:docGrid w:linePitch="360"/>
        </w:sectPr>
      </w:pPr>
      <w:r w:rsidRPr="007C10B3">
        <w:rPr>
          <w:rFonts w:ascii="Arial" w:eastAsia="Arial" w:hAnsi="Arial" w:cs="Arial"/>
          <w:sz w:val="22"/>
          <w:szCs w:val="22"/>
          <w:lang w:val="en-SG"/>
        </w:rPr>
        <w:t>The data preparation and machine learning analysis were conducted using Python, primarily utilising the Pandas, NumPy, GeoPandas, and Scikit-learn libraries.</w:t>
      </w:r>
      <w:r w:rsidRPr="007C10B3">
        <w:rPr>
          <w:rFonts w:ascii="Arial" w:eastAsia="Times New Roman" w:hAnsi="Arial" w:cs="Arial"/>
          <w:lang w:val="en-SG"/>
        </w:rPr>
        <w:t xml:space="preserve"> </w:t>
      </w:r>
      <w:r w:rsidRPr="007C10B3">
        <w:rPr>
          <w:rFonts w:ascii="Arial" w:eastAsia="Arial" w:hAnsi="Arial" w:cs="Arial"/>
          <w:sz w:val="22"/>
          <w:szCs w:val="22"/>
          <w:lang w:val="en-SG"/>
        </w:rPr>
        <w:t>The datasets were initially cleaned by standardising column names, removing unnecessary attributes, and converting relevant variables into appropriate data types. Country identifiers were standardised using ISO3 country codes to facilitate accurate merging across datasets. From the datasets, the following seven predictor variables were selected to examine:</w:t>
      </w:r>
    </w:p>
    <w:p w14:paraId="046A7669" w14:textId="6AAD2511" w:rsidR="003F57C5" w:rsidRPr="007C10B3" w:rsidRDefault="21FFF083" w:rsidP="00E74D7D">
      <w:pPr>
        <w:pStyle w:val="ListParagraph"/>
        <w:numPr>
          <w:ilvl w:val="0"/>
          <w:numId w:val="1"/>
        </w:numPr>
        <w:ind w:left="714" w:hanging="357"/>
        <w:rPr>
          <w:rFonts w:ascii="Arial" w:eastAsia="Arial" w:hAnsi="Arial" w:cs="Arial"/>
          <w:sz w:val="22"/>
          <w:szCs w:val="22"/>
          <w:lang w:val="en-US"/>
        </w:rPr>
      </w:pPr>
      <w:r w:rsidRPr="007C10B3">
        <w:rPr>
          <w:rFonts w:ascii="Arial" w:eastAsia="Arial" w:hAnsi="Arial" w:cs="Arial"/>
          <w:sz w:val="22"/>
          <w:szCs w:val="22"/>
          <w:lang w:val="en-US"/>
        </w:rPr>
        <w:t>Age dependency ratio</w:t>
      </w:r>
    </w:p>
    <w:p w14:paraId="3A2927D6" w14:textId="6C9495DF" w:rsidR="003F57C5" w:rsidRPr="007C10B3" w:rsidRDefault="21FFF083" w:rsidP="00E74D7D">
      <w:pPr>
        <w:pStyle w:val="ListParagraph"/>
        <w:numPr>
          <w:ilvl w:val="0"/>
          <w:numId w:val="1"/>
        </w:numPr>
        <w:ind w:left="714" w:hanging="357"/>
        <w:rPr>
          <w:rFonts w:ascii="Arial" w:eastAsia="Arial" w:hAnsi="Arial" w:cs="Arial"/>
          <w:sz w:val="22"/>
          <w:szCs w:val="22"/>
          <w:lang w:val="en-US"/>
        </w:rPr>
      </w:pPr>
      <w:r w:rsidRPr="007C10B3">
        <w:rPr>
          <w:rFonts w:ascii="Arial" w:eastAsia="Arial" w:hAnsi="Arial" w:cs="Arial"/>
          <w:sz w:val="22"/>
          <w:szCs w:val="22"/>
          <w:lang w:val="en-US"/>
        </w:rPr>
        <w:t>Government effectiveness</w:t>
      </w:r>
    </w:p>
    <w:p w14:paraId="5A66A88D" w14:textId="25E57D61" w:rsidR="003F57C5" w:rsidRPr="007C10B3" w:rsidRDefault="21FFF083" w:rsidP="00E74D7D">
      <w:pPr>
        <w:pStyle w:val="ListParagraph"/>
        <w:numPr>
          <w:ilvl w:val="0"/>
          <w:numId w:val="1"/>
        </w:numPr>
        <w:ind w:left="714" w:hanging="357"/>
        <w:rPr>
          <w:rFonts w:ascii="Arial" w:eastAsia="Arial" w:hAnsi="Arial" w:cs="Arial"/>
          <w:sz w:val="22"/>
          <w:szCs w:val="22"/>
          <w:lang w:val="en-US"/>
        </w:rPr>
      </w:pPr>
      <w:r w:rsidRPr="007C10B3">
        <w:rPr>
          <w:rFonts w:ascii="Arial" w:eastAsia="Arial" w:hAnsi="Arial" w:cs="Arial"/>
          <w:sz w:val="22"/>
          <w:szCs w:val="22"/>
          <w:lang w:val="en-US"/>
        </w:rPr>
        <w:t>Individuals using the Internet (% of population)</w:t>
      </w:r>
    </w:p>
    <w:p w14:paraId="2988E301" w14:textId="7AF20916" w:rsidR="003F57C5" w:rsidRPr="007C10B3" w:rsidRDefault="21FFF083" w:rsidP="00E74D7D">
      <w:pPr>
        <w:pStyle w:val="ListParagraph"/>
        <w:numPr>
          <w:ilvl w:val="0"/>
          <w:numId w:val="1"/>
        </w:numPr>
        <w:ind w:left="714" w:hanging="357"/>
        <w:rPr>
          <w:rFonts w:ascii="Arial" w:eastAsia="Arial" w:hAnsi="Arial" w:cs="Arial"/>
          <w:sz w:val="22"/>
          <w:szCs w:val="22"/>
          <w:lang w:val="en-US"/>
        </w:rPr>
      </w:pPr>
      <w:r w:rsidRPr="007C10B3">
        <w:rPr>
          <w:rFonts w:ascii="Arial" w:eastAsia="Arial" w:hAnsi="Arial" w:cs="Arial"/>
          <w:sz w:val="22"/>
          <w:szCs w:val="22"/>
          <w:lang w:val="en-US"/>
        </w:rPr>
        <w:t>Population density</w:t>
      </w:r>
    </w:p>
    <w:p w14:paraId="6B953714" w14:textId="1D874FBF" w:rsidR="003F57C5" w:rsidRPr="007C10B3" w:rsidRDefault="21FFF083" w:rsidP="00E74D7D">
      <w:pPr>
        <w:pStyle w:val="ListParagraph"/>
        <w:numPr>
          <w:ilvl w:val="0"/>
          <w:numId w:val="1"/>
        </w:numPr>
        <w:ind w:left="714" w:hanging="357"/>
        <w:rPr>
          <w:rFonts w:ascii="Arial" w:eastAsia="Arial" w:hAnsi="Arial" w:cs="Arial"/>
          <w:sz w:val="22"/>
          <w:szCs w:val="22"/>
          <w:lang w:val="en-US"/>
        </w:rPr>
      </w:pPr>
      <w:r w:rsidRPr="007C10B3">
        <w:rPr>
          <w:rFonts w:ascii="Arial" w:eastAsia="Arial" w:hAnsi="Arial" w:cs="Arial"/>
          <w:sz w:val="22"/>
          <w:szCs w:val="22"/>
          <w:lang w:val="en-US"/>
        </w:rPr>
        <w:t>Life expectancy at birth</w:t>
      </w:r>
    </w:p>
    <w:p w14:paraId="3119167D" w14:textId="5657759D" w:rsidR="003F57C5" w:rsidRPr="007C10B3" w:rsidRDefault="21FFF083" w:rsidP="00E74D7D">
      <w:pPr>
        <w:pStyle w:val="ListParagraph"/>
        <w:numPr>
          <w:ilvl w:val="0"/>
          <w:numId w:val="1"/>
        </w:numPr>
        <w:ind w:left="714" w:hanging="357"/>
        <w:rPr>
          <w:rFonts w:ascii="Arial" w:eastAsia="Arial" w:hAnsi="Arial" w:cs="Arial"/>
          <w:sz w:val="22"/>
          <w:szCs w:val="22"/>
          <w:lang w:val="en-US"/>
        </w:rPr>
      </w:pPr>
      <w:r w:rsidRPr="007C10B3">
        <w:rPr>
          <w:rFonts w:ascii="Arial" w:eastAsia="Arial" w:hAnsi="Arial" w:cs="Arial"/>
          <w:sz w:val="22"/>
          <w:szCs w:val="22"/>
          <w:lang w:val="en-US"/>
        </w:rPr>
        <w:t>Mean years of schooling</w:t>
      </w:r>
    </w:p>
    <w:p w14:paraId="6F4BDCA0" w14:textId="2ED9BA11" w:rsidR="003F57C5" w:rsidRPr="007C10B3" w:rsidRDefault="21FFF083" w:rsidP="00E74D7D">
      <w:pPr>
        <w:pStyle w:val="ListParagraph"/>
        <w:numPr>
          <w:ilvl w:val="0"/>
          <w:numId w:val="1"/>
        </w:numPr>
        <w:ind w:left="714" w:hanging="357"/>
        <w:rPr>
          <w:rFonts w:ascii="Arial" w:eastAsia="Arial" w:hAnsi="Arial" w:cs="Arial"/>
          <w:sz w:val="22"/>
          <w:szCs w:val="22"/>
          <w:lang w:val="en-US"/>
        </w:rPr>
      </w:pPr>
      <w:r w:rsidRPr="007C10B3">
        <w:rPr>
          <w:rFonts w:ascii="Arial" w:eastAsia="Arial" w:hAnsi="Arial" w:cs="Arial"/>
          <w:sz w:val="22"/>
          <w:szCs w:val="22"/>
          <w:lang w:val="en-US"/>
        </w:rPr>
        <w:t>Gross national income (GNI) per capita</w:t>
      </w:r>
    </w:p>
    <w:p w14:paraId="235ACD94" w14:textId="77777777" w:rsidR="00E74D7D" w:rsidRPr="007C10B3" w:rsidRDefault="00E74D7D" w:rsidP="21FFF083">
      <w:pPr>
        <w:spacing w:line="257" w:lineRule="auto"/>
        <w:rPr>
          <w:rFonts w:ascii="Arial" w:hAnsi="Arial" w:cs="Arial"/>
        </w:rPr>
        <w:sectPr w:rsidR="00E74D7D" w:rsidRPr="007C10B3" w:rsidSect="00E74D7D">
          <w:type w:val="continuous"/>
          <w:pgSz w:w="11900" w:h="16840"/>
          <w:pgMar w:top="720" w:right="720" w:bottom="720" w:left="720" w:header="708" w:footer="708" w:gutter="0"/>
          <w:cols w:num="2" w:space="708"/>
          <w:docGrid w:linePitch="360"/>
        </w:sectPr>
      </w:pPr>
    </w:p>
    <w:p w14:paraId="2DFC2CDB" w14:textId="16C3FCA0" w:rsidR="003F57C5" w:rsidRPr="007C10B3" w:rsidRDefault="003F57C5" w:rsidP="21FFF083">
      <w:pPr>
        <w:spacing w:line="257" w:lineRule="auto"/>
        <w:rPr>
          <w:rFonts w:ascii="Arial" w:hAnsi="Arial" w:cs="Arial"/>
        </w:rPr>
      </w:pPr>
    </w:p>
    <w:p w14:paraId="4C262CA2" w14:textId="5511A3F2"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SG"/>
        </w:rPr>
        <w:t xml:space="preserve">Following data cleaning and integration, the consolidated data were separated into two distinct datasets based on the availability of AI trust information. The </w:t>
      </w:r>
      <w:r w:rsidR="00857045" w:rsidRPr="007C10B3">
        <w:rPr>
          <w:rFonts w:ascii="Arial" w:eastAsia="Arial" w:hAnsi="Arial" w:cs="Arial"/>
          <w:sz w:val="22"/>
          <w:szCs w:val="22"/>
          <w:lang w:val="en-SG"/>
        </w:rPr>
        <w:t>labelled</w:t>
      </w:r>
      <w:r w:rsidRPr="007C10B3">
        <w:rPr>
          <w:rFonts w:ascii="Arial" w:eastAsia="Arial" w:hAnsi="Arial" w:cs="Arial"/>
          <w:sz w:val="22"/>
          <w:szCs w:val="22"/>
          <w:lang w:val="en-SG"/>
        </w:rPr>
        <w:t xml:space="preserve"> dataset comprised 47 country records, containing </w:t>
      </w:r>
      <w:r w:rsidR="002B2CA0" w:rsidRPr="007C10B3">
        <w:rPr>
          <w:rFonts w:ascii="Arial" w:eastAsia="Arial" w:hAnsi="Arial" w:cs="Arial"/>
          <w:sz w:val="22"/>
          <w:szCs w:val="22"/>
          <w:lang w:val="en-SG"/>
        </w:rPr>
        <w:t>AI</w:t>
      </w:r>
      <w:r w:rsidRPr="007C10B3">
        <w:rPr>
          <w:rFonts w:ascii="Arial" w:eastAsia="Arial" w:hAnsi="Arial" w:cs="Arial"/>
          <w:sz w:val="22"/>
          <w:szCs w:val="22"/>
          <w:lang w:val="en-SG"/>
        </w:rPr>
        <w:t xml:space="preserve"> trust percentage</w:t>
      </w:r>
      <w:r w:rsidR="00857045" w:rsidRPr="007C10B3">
        <w:rPr>
          <w:rFonts w:ascii="Arial" w:eastAsia="Arial" w:hAnsi="Arial" w:cs="Arial"/>
          <w:sz w:val="22"/>
          <w:szCs w:val="22"/>
          <w:lang w:val="en-SG"/>
        </w:rPr>
        <w:t xml:space="preserve"> values</w:t>
      </w:r>
      <w:r w:rsidR="002B2CA0" w:rsidRPr="007C10B3">
        <w:rPr>
          <w:rFonts w:ascii="Arial" w:eastAsia="Arial" w:hAnsi="Arial" w:cs="Arial"/>
          <w:sz w:val="22"/>
          <w:szCs w:val="22"/>
          <w:lang w:val="en-SG"/>
        </w:rPr>
        <w:t xml:space="preserve"> for each country</w:t>
      </w:r>
      <w:r w:rsidRPr="007C10B3">
        <w:rPr>
          <w:rFonts w:ascii="Arial" w:eastAsia="Arial" w:hAnsi="Arial" w:cs="Arial"/>
          <w:sz w:val="22"/>
          <w:szCs w:val="22"/>
          <w:lang w:val="en-SG"/>
        </w:rPr>
        <w:t xml:space="preserve">, which were used to develop and evaluate the machine learning models. The </w:t>
      </w:r>
      <w:r w:rsidR="00857045" w:rsidRPr="007C10B3">
        <w:rPr>
          <w:rFonts w:ascii="Arial" w:eastAsia="Arial" w:hAnsi="Arial" w:cs="Arial"/>
          <w:sz w:val="22"/>
          <w:szCs w:val="22"/>
          <w:lang w:val="en-SG"/>
        </w:rPr>
        <w:t>unlabelled</w:t>
      </w:r>
      <w:r w:rsidRPr="007C10B3">
        <w:rPr>
          <w:rFonts w:ascii="Arial" w:eastAsia="Arial" w:hAnsi="Arial" w:cs="Arial"/>
          <w:sz w:val="22"/>
          <w:szCs w:val="22"/>
          <w:lang w:val="en-SG"/>
        </w:rPr>
        <w:t xml:space="preserve"> dataset comprised 146 country records, for which AI trust percentages were unavailable. These countries were identified using the UNDP and World Bank datasets, with countries already included in the training dataset excluded to prevent data overlap.</w:t>
      </w:r>
    </w:p>
    <w:p w14:paraId="4E44EA2C" w14:textId="32376FE5"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SG"/>
        </w:rPr>
        <w:t>Missing predictor values were handled using median imputation, while standardisation was applied to machine learning models sensitive to differences in variable scales. Both preprocessing procedures were incorporated into the machine learning pipelines to ensure consistent application during model training and evaluation.</w:t>
      </w:r>
    </w:p>
    <w:p w14:paraId="67634D90" w14:textId="6E9D972B" w:rsidR="003F57C5" w:rsidRPr="007C10B3" w:rsidRDefault="21FFF083" w:rsidP="00665DB8">
      <w:pPr>
        <w:pStyle w:val="Heading3"/>
      </w:pPr>
      <w:r w:rsidRPr="007C10B3">
        <w:t>Machine Learning Model Development and Evaluation</w:t>
      </w:r>
    </w:p>
    <w:p w14:paraId="464A6A79" w14:textId="269428FA" w:rsidR="007843E5" w:rsidRDefault="007B6435" w:rsidP="007843E5">
      <w:pPr>
        <w:spacing w:after="160" w:line="257" w:lineRule="auto"/>
        <w:jc w:val="both"/>
        <w:rPr>
          <w:rFonts w:ascii="Arial" w:eastAsia="Arial" w:hAnsi="Arial" w:cs="Arial"/>
          <w:sz w:val="22"/>
          <w:szCs w:val="22"/>
          <w:lang w:val="en-SG"/>
        </w:rPr>
      </w:pPr>
      <w:r w:rsidRPr="007C10B3">
        <w:rPr>
          <w:rFonts w:ascii="Arial" w:eastAsia="Arial" w:hAnsi="Arial" w:cs="Arial"/>
          <w:sz w:val="22"/>
          <w:szCs w:val="22"/>
          <w:lang w:val="en-SG"/>
        </w:rPr>
        <w:t xml:space="preserve">A total of nine different regression machine learning models were </w:t>
      </w:r>
      <w:r w:rsidR="009B0589" w:rsidRPr="007C10B3">
        <w:rPr>
          <w:rFonts w:ascii="Arial" w:eastAsia="Arial" w:hAnsi="Arial" w:cs="Arial"/>
          <w:sz w:val="22"/>
          <w:szCs w:val="22"/>
          <w:lang w:val="en-SG"/>
        </w:rPr>
        <w:t>implemented</w:t>
      </w:r>
      <w:r w:rsidR="21FFF083" w:rsidRPr="007C10B3">
        <w:rPr>
          <w:rFonts w:ascii="Arial" w:eastAsia="Arial" w:hAnsi="Arial" w:cs="Arial"/>
          <w:sz w:val="22"/>
          <w:szCs w:val="22"/>
          <w:lang w:val="en-SG"/>
        </w:rPr>
        <w:t xml:space="preserve"> to </w:t>
      </w:r>
      <w:r w:rsidR="009B0589" w:rsidRPr="007C10B3">
        <w:rPr>
          <w:rFonts w:ascii="Arial" w:eastAsia="Arial" w:hAnsi="Arial" w:cs="Arial"/>
          <w:sz w:val="22"/>
          <w:szCs w:val="22"/>
          <w:lang w:val="en-SG"/>
        </w:rPr>
        <w:t>predict</w:t>
      </w:r>
      <w:r w:rsidR="21FFF083" w:rsidRPr="007C10B3">
        <w:rPr>
          <w:rFonts w:ascii="Arial" w:eastAsia="Arial" w:hAnsi="Arial" w:cs="Arial"/>
          <w:sz w:val="22"/>
          <w:szCs w:val="22"/>
          <w:lang w:val="en-SG"/>
        </w:rPr>
        <w:t xml:space="preserve"> the </w:t>
      </w:r>
      <w:r w:rsidR="009B0589" w:rsidRPr="007C10B3">
        <w:rPr>
          <w:rFonts w:ascii="Arial" w:eastAsia="Arial" w:hAnsi="Arial" w:cs="Arial"/>
          <w:sz w:val="22"/>
          <w:szCs w:val="22"/>
          <w:lang w:val="en-SG"/>
        </w:rPr>
        <w:t xml:space="preserve">AI trust </w:t>
      </w:r>
      <w:r w:rsidR="21FFF083" w:rsidRPr="007C10B3">
        <w:rPr>
          <w:rFonts w:ascii="Arial" w:eastAsia="Arial" w:hAnsi="Arial" w:cs="Arial"/>
          <w:sz w:val="22"/>
          <w:szCs w:val="22"/>
          <w:lang w:val="en-SG"/>
        </w:rPr>
        <w:t xml:space="preserve">percentage </w:t>
      </w:r>
      <w:r w:rsidR="00FF6233" w:rsidRPr="007C10B3">
        <w:rPr>
          <w:rFonts w:ascii="Arial" w:eastAsia="Arial" w:hAnsi="Arial" w:cs="Arial"/>
          <w:sz w:val="22"/>
          <w:szCs w:val="22"/>
          <w:lang w:val="en-SG"/>
        </w:rPr>
        <w:t>for the countries in</w:t>
      </w:r>
      <w:r w:rsidR="009B0589" w:rsidRPr="007C10B3">
        <w:rPr>
          <w:rFonts w:ascii="Arial" w:eastAsia="Arial" w:hAnsi="Arial" w:cs="Arial"/>
          <w:sz w:val="22"/>
          <w:szCs w:val="22"/>
          <w:lang w:val="en-SG"/>
        </w:rPr>
        <w:t xml:space="preserve"> the labelled dataset</w:t>
      </w:r>
      <w:r w:rsidR="00FF6233" w:rsidRPr="007C10B3">
        <w:rPr>
          <w:rFonts w:ascii="Arial" w:eastAsia="Arial" w:hAnsi="Arial" w:cs="Arial"/>
          <w:sz w:val="22"/>
          <w:szCs w:val="22"/>
          <w:lang w:val="en-SG"/>
        </w:rPr>
        <w:t>. However,</w:t>
      </w:r>
      <w:r w:rsidR="00BE5DE7" w:rsidRPr="007C10B3">
        <w:rPr>
          <w:rFonts w:ascii="Arial" w:eastAsia="Arial" w:hAnsi="Arial" w:cs="Arial"/>
          <w:sz w:val="22"/>
          <w:szCs w:val="22"/>
          <w:lang w:val="en-SG"/>
        </w:rPr>
        <w:t xml:space="preserve"> due to the small </w:t>
      </w:r>
      <w:r w:rsidR="21FFF083" w:rsidRPr="007C10B3">
        <w:rPr>
          <w:rFonts w:ascii="Arial" w:eastAsia="Arial" w:hAnsi="Arial" w:cs="Arial"/>
          <w:sz w:val="22"/>
          <w:szCs w:val="22"/>
          <w:lang w:val="en-SG"/>
        </w:rPr>
        <w:t>sample</w:t>
      </w:r>
      <w:r w:rsidR="00BE5DE7" w:rsidRPr="007C10B3">
        <w:rPr>
          <w:rFonts w:ascii="Arial" w:eastAsia="Arial" w:hAnsi="Arial" w:cs="Arial"/>
          <w:sz w:val="22"/>
          <w:szCs w:val="22"/>
          <w:lang w:val="en-SG"/>
        </w:rPr>
        <w:t xml:space="preserve"> size </w:t>
      </w:r>
      <w:r w:rsidR="21FFF083" w:rsidRPr="007C10B3">
        <w:rPr>
          <w:rFonts w:ascii="Arial" w:eastAsia="Arial" w:hAnsi="Arial" w:cs="Arial"/>
          <w:sz w:val="22"/>
          <w:szCs w:val="22"/>
          <w:lang w:val="en-SG"/>
        </w:rPr>
        <w:t xml:space="preserve">of </w:t>
      </w:r>
      <w:r w:rsidR="009B0589" w:rsidRPr="007C10B3">
        <w:rPr>
          <w:rFonts w:ascii="Arial" w:eastAsia="Arial" w:hAnsi="Arial" w:cs="Arial"/>
          <w:sz w:val="22"/>
          <w:szCs w:val="22"/>
          <w:lang w:val="en-SG"/>
        </w:rPr>
        <w:t>the labelled dataset</w:t>
      </w:r>
      <w:r w:rsidR="21FFF083" w:rsidRPr="007C10B3">
        <w:rPr>
          <w:rFonts w:ascii="Arial" w:eastAsia="Arial" w:hAnsi="Arial" w:cs="Arial"/>
          <w:sz w:val="22"/>
          <w:szCs w:val="22"/>
          <w:lang w:val="en-SG"/>
        </w:rPr>
        <w:t>, repeated five-fold cross</w:t>
      </w:r>
      <w:r w:rsidR="0026697F" w:rsidRPr="007C10B3">
        <w:rPr>
          <w:rFonts w:ascii="Arial" w:eastAsia="Arial" w:hAnsi="Arial" w:cs="Arial"/>
          <w:b/>
          <w:bCs/>
          <w:sz w:val="22"/>
          <w:szCs w:val="22"/>
        </w:rPr>
        <w:t xml:space="preserve"> </w:t>
      </w:r>
      <w:r w:rsidR="00C70669">
        <w:rPr>
          <w:rFonts w:ascii="Arial" w:eastAsia="Arial" w:hAnsi="Arial" w:cs="Arial"/>
          <w:sz w:val="22"/>
          <w:szCs w:val="22"/>
        </w:rPr>
        <w:t xml:space="preserve">validation </w:t>
      </w:r>
      <w:r w:rsidR="0026697F" w:rsidRPr="007C10B3">
        <w:rPr>
          <w:rFonts w:ascii="Arial" w:eastAsia="Arial" w:hAnsi="Arial" w:cs="Arial"/>
          <w:sz w:val="22"/>
          <w:szCs w:val="22"/>
        </w:rPr>
        <w:t xml:space="preserve">with 20 repetitions was </w:t>
      </w:r>
      <w:r w:rsidR="00117410" w:rsidRPr="007C10B3">
        <w:rPr>
          <w:rFonts w:ascii="Arial" w:eastAsia="Arial" w:hAnsi="Arial" w:cs="Arial"/>
          <w:sz w:val="22"/>
          <w:szCs w:val="22"/>
        </w:rPr>
        <w:t>employed</w:t>
      </w:r>
      <w:r w:rsidR="0026697F" w:rsidRPr="007C10B3">
        <w:rPr>
          <w:rFonts w:ascii="Arial" w:eastAsia="Arial" w:hAnsi="Arial" w:cs="Arial"/>
          <w:sz w:val="22"/>
          <w:szCs w:val="22"/>
        </w:rPr>
        <w:t xml:space="preserve">, resulting in 100 </w:t>
      </w:r>
      <w:r w:rsidR="21FFF083" w:rsidRPr="007C10B3">
        <w:rPr>
          <w:rFonts w:ascii="Arial" w:eastAsia="Arial" w:hAnsi="Arial" w:cs="Arial"/>
          <w:sz w:val="22"/>
          <w:szCs w:val="22"/>
        </w:rPr>
        <w:t>validation</w:t>
      </w:r>
      <w:r w:rsidR="0082078B" w:rsidRPr="007C10B3">
        <w:rPr>
          <w:rFonts w:ascii="Arial" w:eastAsia="Arial" w:hAnsi="Arial" w:cs="Arial"/>
          <w:sz w:val="22"/>
          <w:szCs w:val="22"/>
        </w:rPr>
        <w:t xml:space="preserve"> </w:t>
      </w:r>
      <w:r w:rsidR="0026697F" w:rsidRPr="007C10B3">
        <w:rPr>
          <w:rFonts w:ascii="Arial" w:eastAsia="Arial" w:hAnsi="Arial" w:cs="Arial"/>
          <w:sz w:val="22"/>
          <w:szCs w:val="22"/>
        </w:rPr>
        <w:t>evaluations per model</w:t>
      </w:r>
      <w:r w:rsidR="21FFF083" w:rsidRPr="007C10B3">
        <w:rPr>
          <w:rFonts w:ascii="Arial" w:eastAsia="Arial" w:hAnsi="Arial" w:cs="Arial"/>
          <w:sz w:val="22"/>
          <w:szCs w:val="22"/>
          <w:lang w:val="en-SG"/>
        </w:rPr>
        <w:t>. Regression performance was assessed using Mean Absolute Error (MAE), Root Mean Squared Error (RMSE), and the coefficient of determination (R²), measuring prediction errors and the models' ability to explain variations in national AI trust percentages.</w:t>
      </w:r>
      <w:r w:rsidR="00F7333F" w:rsidRPr="007C10B3">
        <w:rPr>
          <w:rFonts w:ascii="Arial" w:hAnsi="Arial" w:cs="Arial"/>
        </w:rPr>
        <w:t xml:space="preserve"> </w:t>
      </w:r>
      <w:r w:rsidR="21FFF083" w:rsidRPr="007C10B3">
        <w:rPr>
          <w:rFonts w:ascii="Arial" w:eastAsia="Arial" w:hAnsi="Arial" w:cs="Arial"/>
          <w:sz w:val="22"/>
          <w:szCs w:val="22"/>
          <w:lang w:val="en-SG"/>
        </w:rPr>
        <w:t xml:space="preserve">The cross-validation results </w:t>
      </w:r>
      <w:r w:rsidR="00E64D0D" w:rsidRPr="007C10B3">
        <w:rPr>
          <w:rFonts w:ascii="Arial" w:eastAsia="Arial" w:hAnsi="Arial" w:cs="Arial"/>
          <w:sz w:val="22"/>
          <w:szCs w:val="22"/>
          <w:lang w:val="en-SG"/>
        </w:rPr>
        <w:t>are</w:t>
      </w:r>
      <w:r w:rsidR="21FFF083" w:rsidRPr="007C10B3">
        <w:rPr>
          <w:rFonts w:ascii="Arial" w:eastAsia="Arial" w:hAnsi="Arial" w:cs="Arial"/>
          <w:sz w:val="22"/>
          <w:szCs w:val="22"/>
          <w:lang w:val="en-SG"/>
        </w:rPr>
        <w:t xml:space="preserve"> summarized in table 2.1 </w:t>
      </w:r>
      <w:r w:rsidR="0011736F" w:rsidRPr="007C10B3">
        <w:rPr>
          <w:rFonts w:ascii="Arial" w:eastAsia="Arial" w:hAnsi="Arial" w:cs="Arial"/>
          <w:sz w:val="22"/>
          <w:szCs w:val="22"/>
          <w:lang w:val="en-SG"/>
        </w:rPr>
        <w:t xml:space="preserve">as </w:t>
      </w:r>
      <w:r w:rsidR="21FFF083" w:rsidRPr="007C10B3">
        <w:rPr>
          <w:rFonts w:ascii="Arial" w:eastAsia="Arial" w:hAnsi="Arial" w:cs="Arial"/>
          <w:sz w:val="22"/>
          <w:szCs w:val="22"/>
          <w:lang w:val="en-SG"/>
        </w:rPr>
        <w:t>shown below.</w:t>
      </w:r>
      <w:r w:rsidR="007843E5" w:rsidRPr="007C10B3">
        <w:rPr>
          <w:rFonts w:ascii="Arial" w:eastAsia="Arial" w:hAnsi="Arial" w:cs="Arial"/>
          <w:sz w:val="22"/>
          <w:szCs w:val="22"/>
          <w:lang w:val="en-SG"/>
        </w:rPr>
        <w:t xml:space="preserve"> </w:t>
      </w:r>
      <w:r w:rsidR="00E64D0D" w:rsidRPr="007C10B3">
        <w:rPr>
          <w:rFonts w:ascii="Arial" w:eastAsia="Arial" w:hAnsi="Arial" w:cs="Arial"/>
          <w:sz w:val="22"/>
          <w:szCs w:val="22"/>
          <w:lang w:val="en-SG"/>
        </w:rPr>
        <w:t>Upon comparison, t</w:t>
      </w:r>
      <w:r w:rsidR="007843E5" w:rsidRPr="007C10B3">
        <w:rPr>
          <w:rFonts w:ascii="Arial" w:eastAsia="Arial" w:hAnsi="Arial" w:cs="Arial"/>
          <w:sz w:val="22"/>
          <w:szCs w:val="22"/>
          <w:lang w:val="en-SG"/>
        </w:rPr>
        <w:t>he K Nearest Neighbours (KNN) Regression model performed the best with the lowest RMSE and highest R²</w:t>
      </w:r>
      <w:r w:rsidR="00E64D0D" w:rsidRPr="007C10B3">
        <w:rPr>
          <w:rFonts w:ascii="Arial" w:eastAsia="Arial" w:hAnsi="Arial" w:cs="Arial"/>
          <w:sz w:val="22"/>
          <w:szCs w:val="22"/>
          <w:lang w:val="en-SG"/>
        </w:rPr>
        <w:t xml:space="preserve"> and is thus the model employed </w:t>
      </w:r>
      <w:r w:rsidR="0011736F" w:rsidRPr="007C10B3">
        <w:rPr>
          <w:rFonts w:ascii="Arial" w:eastAsia="Arial" w:hAnsi="Arial" w:cs="Arial"/>
          <w:sz w:val="22"/>
          <w:szCs w:val="22"/>
          <w:lang w:val="en-SG"/>
        </w:rPr>
        <w:t>moving forward.</w:t>
      </w:r>
    </w:p>
    <w:p w14:paraId="7EC848E4" w14:textId="77777777" w:rsidR="001943E8" w:rsidRDefault="001943E8" w:rsidP="007843E5">
      <w:pPr>
        <w:spacing w:after="160" w:line="257" w:lineRule="auto"/>
        <w:jc w:val="both"/>
        <w:rPr>
          <w:rFonts w:ascii="Arial" w:hAnsi="Arial" w:cs="Arial"/>
          <w:lang w:val="en-SG"/>
        </w:rPr>
      </w:pPr>
    </w:p>
    <w:p w14:paraId="15AFAF29" w14:textId="77777777" w:rsidR="001943E8" w:rsidRDefault="001943E8" w:rsidP="007843E5">
      <w:pPr>
        <w:spacing w:after="160" w:line="257" w:lineRule="auto"/>
        <w:jc w:val="both"/>
        <w:rPr>
          <w:rFonts w:ascii="Arial" w:hAnsi="Arial" w:cs="Arial"/>
          <w:lang w:val="en-SG"/>
        </w:rPr>
      </w:pPr>
    </w:p>
    <w:p w14:paraId="0AADDB99" w14:textId="77777777" w:rsidR="001943E8" w:rsidRDefault="001943E8" w:rsidP="007843E5">
      <w:pPr>
        <w:spacing w:after="160" w:line="257" w:lineRule="auto"/>
        <w:jc w:val="both"/>
        <w:rPr>
          <w:rFonts w:ascii="Arial" w:hAnsi="Arial" w:cs="Arial"/>
          <w:lang w:val="en-SG"/>
        </w:rPr>
      </w:pPr>
    </w:p>
    <w:p w14:paraId="65442808" w14:textId="77777777" w:rsidR="001943E8" w:rsidRPr="007C10B3" w:rsidRDefault="001943E8" w:rsidP="007843E5">
      <w:pPr>
        <w:spacing w:after="160" w:line="257" w:lineRule="auto"/>
        <w:jc w:val="both"/>
        <w:rPr>
          <w:rFonts w:ascii="Arial" w:hAnsi="Arial" w:cs="Arial"/>
        </w:rPr>
      </w:pP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3387"/>
        <w:gridCol w:w="1418"/>
        <w:gridCol w:w="1276"/>
        <w:gridCol w:w="1313"/>
      </w:tblGrid>
      <w:tr w:rsidR="21FFF083" w:rsidRPr="007C10B3" w14:paraId="0566862E" w14:textId="77777777" w:rsidTr="00D35910">
        <w:trPr>
          <w:trHeight w:val="300"/>
          <w:jc w:val="center"/>
        </w:trPr>
        <w:tc>
          <w:tcPr>
            <w:tcW w:w="3387" w:type="dxa"/>
            <w:tcBorders>
              <w:top w:val="single" w:sz="12" w:space="0" w:color="000000"/>
              <w:left w:val="single" w:sz="12" w:space="0" w:color="000000"/>
              <w:bottom w:val="single" w:sz="12" w:space="0" w:color="000000"/>
            </w:tcBorders>
            <w:tcMar>
              <w:left w:w="108" w:type="dxa"/>
              <w:right w:w="108" w:type="dxa"/>
            </w:tcMar>
            <w:vAlign w:val="center"/>
          </w:tcPr>
          <w:p w14:paraId="42600A1C" w14:textId="5631AABA" w:rsidR="21FFF083" w:rsidRPr="007C10B3" w:rsidRDefault="21FFF083" w:rsidP="21FFF083">
            <w:pPr>
              <w:rPr>
                <w:rFonts w:ascii="Arial" w:hAnsi="Arial" w:cs="Arial"/>
                <w:sz w:val="21"/>
                <w:szCs w:val="21"/>
              </w:rPr>
            </w:pPr>
            <w:r w:rsidRPr="007C10B3">
              <w:rPr>
                <w:rFonts w:ascii="Arial" w:eastAsia="Arial" w:hAnsi="Arial" w:cs="Arial"/>
                <w:b/>
                <w:sz w:val="21"/>
                <w:szCs w:val="21"/>
                <w:lang w:val="en-SG"/>
              </w:rPr>
              <w:lastRenderedPageBreak/>
              <w:t>Regression Model</w:t>
            </w:r>
          </w:p>
        </w:tc>
        <w:tc>
          <w:tcPr>
            <w:tcW w:w="1418" w:type="dxa"/>
            <w:tcBorders>
              <w:top w:val="single" w:sz="12" w:space="0" w:color="000000"/>
              <w:bottom w:val="single" w:sz="12" w:space="0" w:color="000000"/>
            </w:tcBorders>
            <w:tcMar>
              <w:left w:w="108" w:type="dxa"/>
              <w:right w:w="108" w:type="dxa"/>
            </w:tcMar>
            <w:vAlign w:val="center"/>
          </w:tcPr>
          <w:p w14:paraId="217CD3CD" w14:textId="525CB566" w:rsidR="21FFF083" w:rsidRPr="007C10B3" w:rsidRDefault="21FFF083" w:rsidP="21FFF083">
            <w:pPr>
              <w:jc w:val="center"/>
              <w:rPr>
                <w:rFonts w:ascii="Arial" w:hAnsi="Arial" w:cs="Arial"/>
                <w:sz w:val="21"/>
                <w:szCs w:val="21"/>
              </w:rPr>
            </w:pPr>
            <w:r w:rsidRPr="007C10B3">
              <w:rPr>
                <w:rFonts w:ascii="Arial" w:eastAsia="Arial" w:hAnsi="Arial" w:cs="Arial"/>
                <w:b/>
                <w:sz w:val="21"/>
                <w:szCs w:val="21"/>
                <w:lang w:val="en-SG"/>
              </w:rPr>
              <w:t>MAE</w:t>
            </w:r>
          </w:p>
        </w:tc>
        <w:tc>
          <w:tcPr>
            <w:tcW w:w="1276" w:type="dxa"/>
            <w:tcBorders>
              <w:top w:val="single" w:sz="12" w:space="0" w:color="000000"/>
              <w:bottom w:val="single" w:sz="12" w:space="0" w:color="000000"/>
            </w:tcBorders>
            <w:tcMar>
              <w:left w:w="108" w:type="dxa"/>
              <w:right w:w="108" w:type="dxa"/>
            </w:tcMar>
            <w:vAlign w:val="center"/>
          </w:tcPr>
          <w:p w14:paraId="45968DA8" w14:textId="1244BD90" w:rsidR="21FFF083" w:rsidRPr="007C10B3" w:rsidRDefault="21FFF083" w:rsidP="21FFF083">
            <w:pPr>
              <w:jc w:val="center"/>
              <w:rPr>
                <w:rFonts w:ascii="Arial" w:hAnsi="Arial" w:cs="Arial"/>
                <w:sz w:val="21"/>
                <w:szCs w:val="21"/>
              </w:rPr>
            </w:pPr>
            <w:r w:rsidRPr="007C10B3">
              <w:rPr>
                <w:rFonts w:ascii="Arial" w:eastAsia="Arial" w:hAnsi="Arial" w:cs="Arial"/>
                <w:b/>
                <w:sz w:val="21"/>
                <w:szCs w:val="21"/>
                <w:lang w:val="en-SG"/>
              </w:rPr>
              <w:t>RMSE</w:t>
            </w:r>
          </w:p>
        </w:tc>
        <w:tc>
          <w:tcPr>
            <w:tcW w:w="1313" w:type="dxa"/>
            <w:tcBorders>
              <w:top w:val="single" w:sz="12" w:space="0" w:color="000000"/>
              <w:bottom w:val="single" w:sz="12" w:space="0" w:color="000000"/>
              <w:right w:val="single" w:sz="12" w:space="0" w:color="000000"/>
            </w:tcBorders>
            <w:tcMar>
              <w:left w:w="108" w:type="dxa"/>
              <w:right w:w="108" w:type="dxa"/>
            </w:tcMar>
            <w:vAlign w:val="center"/>
          </w:tcPr>
          <w:p w14:paraId="2D4F4996" w14:textId="3ADE506C" w:rsidR="21FFF083" w:rsidRPr="007C10B3" w:rsidRDefault="21FFF083" w:rsidP="21FFF083">
            <w:pPr>
              <w:jc w:val="center"/>
              <w:rPr>
                <w:rFonts w:ascii="Arial" w:hAnsi="Arial" w:cs="Arial"/>
                <w:sz w:val="21"/>
                <w:szCs w:val="21"/>
              </w:rPr>
            </w:pPr>
            <w:r w:rsidRPr="007C10B3">
              <w:rPr>
                <w:rFonts w:ascii="Arial" w:eastAsia="Arial" w:hAnsi="Arial" w:cs="Arial"/>
                <w:b/>
                <w:sz w:val="21"/>
                <w:szCs w:val="21"/>
                <w:lang w:val="en-SG"/>
              </w:rPr>
              <w:t>R²</w:t>
            </w:r>
          </w:p>
        </w:tc>
      </w:tr>
      <w:tr w:rsidR="21FFF083" w:rsidRPr="007C10B3" w14:paraId="57DFDFEB" w14:textId="77777777" w:rsidTr="00D35910">
        <w:trPr>
          <w:trHeight w:val="300"/>
          <w:jc w:val="center"/>
        </w:trPr>
        <w:tc>
          <w:tcPr>
            <w:tcW w:w="3387" w:type="dxa"/>
            <w:tcBorders>
              <w:top w:val="single" w:sz="12" w:space="0" w:color="000000"/>
            </w:tcBorders>
            <w:tcMar>
              <w:left w:w="108" w:type="dxa"/>
              <w:right w:w="108" w:type="dxa"/>
            </w:tcMar>
            <w:vAlign w:val="center"/>
          </w:tcPr>
          <w:p w14:paraId="3E9C27DA" w14:textId="43EB2CD4" w:rsidR="21FFF083" w:rsidRPr="007C10B3" w:rsidRDefault="21FFF083" w:rsidP="21FFF083">
            <w:pPr>
              <w:rPr>
                <w:rFonts w:ascii="Arial" w:hAnsi="Arial" w:cs="Arial"/>
                <w:sz w:val="21"/>
                <w:szCs w:val="21"/>
              </w:rPr>
            </w:pPr>
            <w:r w:rsidRPr="007C10B3">
              <w:rPr>
                <w:rFonts w:ascii="Arial" w:eastAsia="Arial" w:hAnsi="Arial" w:cs="Arial"/>
                <w:sz w:val="21"/>
                <w:szCs w:val="21"/>
                <w:lang w:val="en-SG"/>
              </w:rPr>
              <w:t>Random Forest</w:t>
            </w:r>
          </w:p>
        </w:tc>
        <w:tc>
          <w:tcPr>
            <w:tcW w:w="1418" w:type="dxa"/>
            <w:tcBorders>
              <w:top w:val="single" w:sz="12" w:space="0" w:color="000000"/>
            </w:tcBorders>
            <w:tcMar>
              <w:left w:w="108" w:type="dxa"/>
              <w:right w:w="108" w:type="dxa"/>
            </w:tcMar>
            <w:vAlign w:val="center"/>
          </w:tcPr>
          <w:p w14:paraId="5205677C" w14:textId="6BA617D9"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7.61</w:t>
            </w:r>
          </w:p>
        </w:tc>
        <w:tc>
          <w:tcPr>
            <w:tcW w:w="1276" w:type="dxa"/>
            <w:tcBorders>
              <w:top w:val="single" w:sz="12" w:space="0" w:color="000000"/>
            </w:tcBorders>
            <w:tcMar>
              <w:left w:w="108" w:type="dxa"/>
              <w:right w:w="108" w:type="dxa"/>
            </w:tcMar>
            <w:vAlign w:val="center"/>
          </w:tcPr>
          <w:p w14:paraId="016A30FB" w14:textId="3154EB68"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9.39</w:t>
            </w:r>
          </w:p>
        </w:tc>
        <w:tc>
          <w:tcPr>
            <w:tcW w:w="1313" w:type="dxa"/>
            <w:tcBorders>
              <w:top w:val="single" w:sz="12" w:space="0" w:color="000000"/>
            </w:tcBorders>
            <w:tcMar>
              <w:left w:w="108" w:type="dxa"/>
              <w:right w:w="108" w:type="dxa"/>
            </w:tcMar>
            <w:vAlign w:val="center"/>
          </w:tcPr>
          <w:p w14:paraId="7F71B356" w14:textId="445CA2C3"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0.21</w:t>
            </w:r>
          </w:p>
        </w:tc>
      </w:tr>
      <w:tr w:rsidR="21FFF083" w:rsidRPr="007C10B3" w14:paraId="5963458C" w14:textId="77777777" w:rsidTr="00D35910">
        <w:trPr>
          <w:trHeight w:val="300"/>
          <w:jc w:val="center"/>
        </w:trPr>
        <w:tc>
          <w:tcPr>
            <w:tcW w:w="3387" w:type="dxa"/>
            <w:tcMar>
              <w:left w:w="108" w:type="dxa"/>
              <w:right w:w="108" w:type="dxa"/>
            </w:tcMar>
            <w:vAlign w:val="center"/>
          </w:tcPr>
          <w:p w14:paraId="0AE93439" w14:textId="35171AA0" w:rsidR="21FFF083" w:rsidRPr="00D524B4" w:rsidRDefault="21FFF083" w:rsidP="21FFF083">
            <w:pPr>
              <w:rPr>
                <w:rFonts w:ascii="Arial" w:hAnsi="Arial" w:cs="Arial"/>
                <w:color w:val="000000" w:themeColor="text1"/>
                <w:sz w:val="21"/>
                <w:szCs w:val="21"/>
              </w:rPr>
            </w:pPr>
            <w:r w:rsidRPr="00D524B4">
              <w:rPr>
                <w:rFonts w:ascii="Arial" w:eastAsia="Arial" w:hAnsi="Arial" w:cs="Arial"/>
                <w:b/>
                <w:color w:val="000000" w:themeColor="text1"/>
                <w:sz w:val="21"/>
                <w:szCs w:val="21"/>
                <w:lang w:val="en-SG"/>
              </w:rPr>
              <w:t>KNN Regressor</w:t>
            </w:r>
          </w:p>
        </w:tc>
        <w:tc>
          <w:tcPr>
            <w:tcW w:w="1418" w:type="dxa"/>
            <w:tcMar>
              <w:left w:w="108" w:type="dxa"/>
              <w:right w:w="108" w:type="dxa"/>
            </w:tcMar>
            <w:vAlign w:val="center"/>
          </w:tcPr>
          <w:p w14:paraId="2CCBF2E5" w14:textId="01CA2163" w:rsidR="21FFF083" w:rsidRPr="00D524B4" w:rsidRDefault="21FFF083" w:rsidP="21FFF083">
            <w:pPr>
              <w:jc w:val="center"/>
              <w:rPr>
                <w:rFonts w:ascii="Arial" w:hAnsi="Arial" w:cs="Arial"/>
                <w:color w:val="000000" w:themeColor="text1"/>
                <w:sz w:val="21"/>
                <w:szCs w:val="21"/>
              </w:rPr>
            </w:pPr>
            <w:r w:rsidRPr="00D524B4">
              <w:rPr>
                <w:rFonts w:ascii="Arial" w:eastAsia="Arial" w:hAnsi="Arial" w:cs="Arial"/>
                <w:b/>
                <w:color w:val="000000" w:themeColor="text1"/>
                <w:sz w:val="21"/>
                <w:szCs w:val="21"/>
                <w:lang w:val="en-SG"/>
              </w:rPr>
              <w:t>7.28</w:t>
            </w:r>
          </w:p>
        </w:tc>
        <w:tc>
          <w:tcPr>
            <w:tcW w:w="1276" w:type="dxa"/>
            <w:tcMar>
              <w:left w:w="108" w:type="dxa"/>
              <w:right w:w="108" w:type="dxa"/>
            </w:tcMar>
            <w:vAlign w:val="center"/>
          </w:tcPr>
          <w:p w14:paraId="44DECA69" w14:textId="2603648B" w:rsidR="21FFF083" w:rsidRPr="00D524B4" w:rsidRDefault="21FFF083" w:rsidP="21FFF083">
            <w:pPr>
              <w:jc w:val="center"/>
              <w:rPr>
                <w:rFonts w:ascii="Arial" w:hAnsi="Arial" w:cs="Arial"/>
                <w:color w:val="000000" w:themeColor="text1"/>
                <w:sz w:val="21"/>
                <w:szCs w:val="21"/>
              </w:rPr>
            </w:pPr>
            <w:r w:rsidRPr="00D524B4">
              <w:rPr>
                <w:rFonts w:ascii="Arial" w:eastAsia="Arial" w:hAnsi="Arial" w:cs="Arial"/>
                <w:b/>
                <w:color w:val="000000" w:themeColor="text1"/>
                <w:sz w:val="21"/>
                <w:szCs w:val="21"/>
                <w:lang w:val="en-SG"/>
              </w:rPr>
              <w:t>9.23</w:t>
            </w:r>
          </w:p>
        </w:tc>
        <w:tc>
          <w:tcPr>
            <w:tcW w:w="1313" w:type="dxa"/>
            <w:tcMar>
              <w:left w:w="108" w:type="dxa"/>
              <w:right w:w="108" w:type="dxa"/>
            </w:tcMar>
            <w:vAlign w:val="center"/>
          </w:tcPr>
          <w:p w14:paraId="64BEE39E" w14:textId="62FADA64" w:rsidR="21FFF083" w:rsidRPr="00D524B4" w:rsidRDefault="21FFF083" w:rsidP="21FFF083">
            <w:pPr>
              <w:jc w:val="center"/>
              <w:rPr>
                <w:rFonts w:ascii="Arial" w:hAnsi="Arial" w:cs="Arial"/>
                <w:color w:val="000000" w:themeColor="text1"/>
                <w:sz w:val="21"/>
                <w:szCs w:val="21"/>
              </w:rPr>
            </w:pPr>
            <w:r w:rsidRPr="00D524B4">
              <w:rPr>
                <w:rFonts w:ascii="Arial" w:eastAsia="Arial" w:hAnsi="Arial" w:cs="Arial"/>
                <w:b/>
                <w:color w:val="000000" w:themeColor="text1"/>
                <w:sz w:val="21"/>
                <w:szCs w:val="21"/>
                <w:lang w:val="en-SG"/>
              </w:rPr>
              <w:t>0.26</w:t>
            </w:r>
          </w:p>
        </w:tc>
      </w:tr>
      <w:tr w:rsidR="21FFF083" w:rsidRPr="007C10B3" w14:paraId="5C42D03A" w14:textId="77777777" w:rsidTr="00D35910">
        <w:trPr>
          <w:trHeight w:val="300"/>
          <w:jc w:val="center"/>
        </w:trPr>
        <w:tc>
          <w:tcPr>
            <w:tcW w:w="3387" w:type="dxa"/>
            <w:tcMar>
              <w:left w:w="108" w:type="dxa"/>
              <w:right w:w="108" w:type="dxa"/>
            </w:tcMar>
            <w:vAlign w:val="center"/>
          </w:tcPr>
          <w:p w14:paraId="0EA08A26" w14:textId="60567523" w:rsidR="21FFF083" w:rsidRPr="007C10B3" w:rsidRDefault="21FFF083" w:rsidP="21FFF083">
            <w:pPr>
              <w:rPr>
                <w:rFonts w:ascii="Arial" w:hAnsi="Arial" w:cs="Arial"/>
                <w:sz w:val="21"/>
                <w:szCs w:val="21"/>
              </w:rPr>
            </w:pPr>
            <w:r w:rsidRPr="007C10B3">
              <w:rPr>
                <w:rFonts w:ascii="Arial" w:eastAsia="Arial" w:hAnsi="Arial" w:cs="Arial"/>
                <w:sz w:val="21"/>
                <w:szCs w:val="21"/>
                <w:lang w:val="en-SG"/>
              </w:rPr>
              <w:t>Linear SVR</w:t>
            </w:r>
          </w:p>
        </w:tc>
        <w:tc>
          <w:tcPr>
            <w:tcW w:w="1418" w:type="dxa"/>
            <w:tcMar>
              <w:left w:w="108" w:type="dxa"/>
              <w:right w:w="108" w:type="dxa"/>
            </w:tcMar>
            <w:vAlign w:val="center"/>
          </w:tcPr>
          <w:p w14:paraId="53FD61D5" w14:textId="706C399E"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8.57</w:t>
            </w:r>
          </w:p>
        </w:tc>
        <w:tc>
          <w:tcPr>
            <w:tcW w:w="1276" w:type="dxa"/>
            <w:tcMar>
              <w:left w:w="108" w:type="dxa"/>
              <w:right w:w="108" w:type="dxa"/>
            </w:tcMar>
            <w:vAlign w:val="center"/>
          </w:tcPr>
          <w:p w14:paraId="3FF4AFD9" w14:textId="3332CFF2"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12.00</w:t>
            </w:r>
          </w:p>
        </w:tc>
        <w:tc>
          <w:tcPr>
            <w:tcW w:w="1313" w:type="dxa"/>
            <w:tcMar>
              <w:left w:w="108" w:type="dxa"/>
              <w:right w:w="108" w:type="dxa"/>
            </w:tcMar>
            <w:vAlign w:val="center"/>
          </w:tcPr>
          <w:p w14:paraId="0EADCBF7" w14:textId="258E0F9E"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-0.81</w:t>
            </w:r>
          </w:p>
        </w:tc>
      </w:tr>
      <w:tr w:rsidR="21FFF083" w:rsidRPr="007C10B3" w14:paraId="3CF8861F" w14:textId="77777777" w:rsidTr="00D35910">
        <w:trPr>
          <w:trHeight w:val="300"/>
          <w:jc w:val="center"/>
        </w:trPr>
        <w:tc>
          <w:tcPr>
            <w:tcW w:w="3387" w:type="dxa"/>
            <w:tcMar>
              <w:left w:w="108" w:type="dxa"/>
              <w:right w:w="108" w:type="dxa"/>
            </w:tcMar>
            <w:vAlign w:val="center"/>
          </w:tcPr>
          <w:p w14:paraId="4BF5E438" w14:textId="1962D98A" w:rsidR="21FFF083" w:rsidRPr="007C10B3" w:rsidRDefault="21FFF083" w:rsidP="21FFF083">
            <w:pPr>
              <w:rPr>
                <w:rFonts w:ascii="Arial" w:hAnsi="Arial" w:cs="Arial"/>
                <w:sz w:val="21"/>
                <w:szCs w:val="21"/>
              </w:rPr>
            </w:pPr>
            <w:r w:rsidRPr="007C10B3">
              <w:rPr>
                <w:rFonts w:ascii="Arial" w:eastAsia="Arial" w:hAnsi="Arial" w:cs="Arial"/>
                <w:sz w:val="21"/>
                <w:szCs w:val="21"/>
                <w:lang w:val="en-SG"/>
              </w:rPr>
              <w:t>Linear Regression</w:t>
            </w:r>
          </w:p>
        </w:tc>
        <w:tc>
          <w:tcPr>
            <w:tcW w:w="1418" w:type="dxa"/>
            <w:tcMar>
              <w:left w:w="108" w:type="dxa"/>
              <w:right w:w="108" w:type="dxa"/>
            </w:tcMar>
            <w:vAlign w:val="center"/>
          </w:tcPr>
          <w:p w14:paraId="2E01DAB3" w14:textId="034D92C8"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9.21</w:t>
            </w:r>
          </w:p>
        </w:tc>
        <w:tc>
          <w:tcPr>
            <w:tcW w:w="1276" w:type="dxa"/>
            <w:tcMar>
              <w:left w:w="108" w:type="dxa"/>
              <w:right w:w="108" w:type="dxa"/>
            </w:tcMar>
            <w:vAlign w:val="center"/>
          </w:tcPr>
          <w:p w14:paraId="75A417D2" w14:textId="01A33BD2"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13.89</w:t>
            </w:r>
          </w:p>
        </w:tc>
        <w:tc>
          <w:tcPr>
            <w:tcW w:w="1313" w:type="dxa"/>
            <w:tcMar>
              <w:left w:w="108" w:type="dxa"/>
              <w:right w:w="108" w:type="dxa"/>
            </w:tcMar>
            <w:vAlign w:val="center"/>
          </w:tcPr>
          <w:p w14:paraId="5AD4C888" w14:textId="52F07315"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-2.56</w:t>
            </w:r>
          </w:p>
        </w:tc>
      </w:tr>
      <w:tr w:rsidR="21FFF083" w:rsidRPr="007C10B3" w14:paraId="714BE9C9" w14:textId="77777777" w:rsidTr="00D35910">
        <w:trPr>
          <w:trHeight w:val="300"/>
          <w:jc w:val="center"/>
        </w:trPr>
        <w:tc>
          <w:tcPr>
            <w:tcW w:w="3387" w:type="dxa"/>
            <w:tcMar>
              <w:left w:w="108" w:type="dxa"/>
              <w:right w:w="108" w:type="dxa"/>
            </w:tcMar>
            <w:vAlign w:val="center"/>
          </w:tcPr>
          <w:p w14:paraId="5658057F" w14:textId="6CD50105" w:rsidR="21FFF083" w:rsidRPr="007C10B3" w:rsidRDefault="21FFF083" w:rsidP="21FFF083">
            <w:pPr>
              <w:rPr>
                <w:rFonts w:ascii="Arial" w:hAnsi="Arial" w:cs="Arial"/>
                <w:sz w:val="21"/>
                <w:szCs w:val="21"/>
              </w:rPr>
            </w:pPr>
            <w:r w:rsidRPr="007C10B3">
              <w:rPr>
                <w:rFonts w:ascii="Arial" w:eastAsia="Arial" w:hAnsi="Arial" w:cs="Arial"/>
                <w:sz w:val="21"/>
                <w:szCs w:val="21"/>
                <w:lang w:val="en-SG"/>
              </w:rPr>
              <w:t>RBF SVR</w:t>
            </w:r>
          </w:p>
        </w:tc>
        <w:tc>
          <w:tcPr>
            <w:tcW w:w="1418" w:type="dxa"/>
            <w:tcMar>
              <w:left w:w="108" w:type="dxa"/>
              <w:right w:w="108" w:type="dxa"/>
            </w:tcMar>
            <w:vAlign w:val="center"/>
          </w:tcPr>
          <w:p w14:paraId="7C5FD722" w14:textId="11E5AD3A"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8.15</w:t>
            </w:r>
          </w:p>
        </w:tc>
        <w:tc>
          <w:tcPr>
            <w:tcW w:w="1276" w:type="dxa"/>
            <w:tcMar>
              <w:left w:w="108" w:type="dxa"/>
              <w:right w:w="108" w:type="dxa"/>
            </w:tcMar>
            <w:vAlign w:val="center"/>
          </w:tcPr>
          <w:p w14:paraId="1C434863" w14:textId="161E7ADA"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10.54</w:t>
            </w:r>
          </w:p>
        </w:tc>
        <w:tc>
          <w:tcPr>
            <w:tcW w:w="1313" w:type="dxa"/>
            <w:tcMar>
              <w:left w:w="108" w:type="dxa"/>
              <w:right w:w="108" w:type="dxa"/>
            </w:tcMar>
            <w:vAlign w:val="center"/>
          </w:tcPr>
          <w:p w14:paraId="6D60856A" w14:textId="2726311F"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0.15</w:t>
            </w:r>
          </w:p>
        </w:tc>
      </w:tr>
      <w:tr w:rsidR="21FFF083" w:rsidRPr="007C10B3" w14:paraId="56A0E2F8" w14:textId="77777777" w:rsidTr="00D35910">
        <w:trPr>
          <w:trHeight w:val="300"/>
          <w:jc w:val="center"/>
        </w:trPr>
        <w:tc>
          <w:tcPr>
            <w:tcW w:w="3387" w:type="dxa"/>
            <w:tcMar>
              <w:left w:w="108" w:type="dxa"/>
              <w:right w:w="108" w:type="dxa"/>
            </w:tcMar>
            <w:vAlign w:val="center"/>
          </w:tcPr>
          <w:p w14:paraId="2537E32B" w14:textId="4A8DDA6C" w:rsidR="21FFF083" w:rsidRPr="007C10B3" w:rsidRDefault="21FFF083" w:rsidP="21FFF083">
            <w:pPr>
              <w:rPr>
                <w:rFonts w:ascii="Arial" w:hAnsi="Arial" w:cs="Arial"/>
                <w:sz w:val="21"/>
                <w:szCs w:val="21"/>
              </w:rPr>
            </w:pPr>
            <w:r w:rsidRPr="007C10B3">
              <w:rPr>
                <w:rFonts w:ascii="Arial" w:eastAsia="Arial" w:hAnsi="Arial" w:cs="Arial"/>
                <w:sz w:val="21"/>
                <w:szCs w:val="21"/>
                <w:lang w:val="en-SG"/>
              </w:rPr>
              <w:t>Gradient Boosting</w:t>
            </w:r>
          </w:p>
        </w:tc>
        <w:tc>
          <w:tcPr>
            <w:tcW w:w="1418" w:type="dxa"/>
            <w:tcMar>
              <w:left w:w="108" w:type="dxa"/>
              <w:right w:w="108" w:type="dxa"/>
            </w:tcMar>
            <w:vAlign w:val="center"/>
          </w:tcPr>
          <w:p w14:paraId="3C39049D" w14:textId="7580A17F"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7.97</w:t>
            </w:r>
          </w:p>
        </w:tc>
        <w:tc>
          <w:tcPr>
            <w:tcW w:w="1276" w:type="dxa"/>
            <w:tcMar>
              <w:left w:w="108" w:type="dxa"/>
              <w:right w:w="108" w:type="dxa"/>
            </w:tcMar>
            <w:vAlign w:val="center"/>
          </w:tcPr>
          <w:p w14:paraId="31334E75" w14:textId="0AE0A757"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9.58</w:t>
            </w:r>
          </w:p>
        </w:tc>
        <w:tc>
          <w:tcPr>
            <w:tcW w:w="1313" w:type="dxa"/>
            <w:tcMar>
              <w:left w:w="108" w:type="dxa"/>
              <w:right w:w="108" w:type="dxa"/>
            </w:tcMar>
            <w:vAlign w:val="center"/>
          </w:tcPr>
          <w:p w14:paraId="009D0ADE" w14:textId="47569C98"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0.15</w:t>
            </w:r>
          </w:p>
        </w:tc>
      </w:tr>
      <w:tr w:rsidR="21FFF083" w:rsidRPr="007C10B3" w14:paraId="41E93242" w14:textId="77777777" w:rsidTr="00D35910">
        <w:trPr>
          <w:trHeight w:val="300"/>
          <w:jc w:val="center"/>
        </w:trPr>
        <w:tc>
          <w:tcPr>
            <w:tcW w:w="3387" w:type="dxa"/>
            <w:tcMar>
              <w:left w:w="108" w:type="dxa"/>
              <w:right w:w="108" w:type="dxa"/>
            </w:tcMar>
            <w:vAlign w:val="center"/>
          </w:tcPr>
          <w:p w14:paraId="6B342A56" w14:textId="30AE6EC1" w:rsidR="21FFF083" w:rsidRPr="007C10B3" w:rsidRDefault="21FFF083" w:rsidP="21FFF083">
            <w:pPr>
              <w:rPr>
                <w:rFonts w:ascii="Arial" w:hAnsi="Arial" w:cs="Arial"/>
                <w:sz w:val="21"/>
                <w:szCs w:val="21"/>
              </w:rPr>
            </w:pPr>
            <w:r w:rsidRPr="007C10B3">
              <w:rPr>
                <w:rFonts w:ascii="Arial" w:eastAsia="Arial" w:hAnsi="Arial" w:cs="Arial"/>
                <w:sz w:val="21"/>
                <w:szCs w:val="21"/>
                <w:lang w:val="en-SG"/>
              </w:rPr>
              <w:t>MLP</w:t>
            </w:r>
          </w:p>
        </w:tc>
        <w:tc>
          <w:tcPr>
            <w:tcW w:w="1418" w:type="dxa"/>
            <w:tcMar>
              <w:left w:w="108" w:type="dxa"/>
              <w:right w:w="108" w:type="dxa"/>
            </w:tcMar>
            <w:vAlign w:val="center"/>
          </w:tcPr>
          <w:p w14:paraId="51087897" w14:textId="4E8FAB0E"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12.80</w:t>
            </w:r>
          </w:p>
        </w:tc>
        <w:tc>
          <w:tcPr>
            <w:tcW w:w="1276" w:type="dxa"/>
            <w:tcMar>
              <w:left w:w="108" w:type="dxa"/>
              <w:right w:w="108" w:type="dxa"/>
            </w:tcMar>
            <w:vAlign w:val="center"/>
          </w:tcPr>
          <w:p w14:paraId="1AEB74E6" w14:textId="2D0B45E8"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25.46</w:t>
            </w:r>
          </w:p>
        </w:tc>
        <w:tc>
          <w:tcPr>
            <w:tcW w:w="1313" w:type="dxa"/>
            <w:tcMar>
              <w:left w:w="108" w:type="dxa"/>
              <w:right w:w="108" w:type="dxa"/>
            </w:tcMar>
            <w:vAlign w:val="center"/>
          </w:tcPr>
          <w:p w14:paraId="57580245" w14:textId="3751DE2C"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-18.28</w:t>
            </w:r>
          </w:p>
        </w:tc>
      </w:tr>
      <w:tr w:rsidR="21FFF083" w:rsidRPr="007C10B3" w14:paraId="6740832B" w14:textId="77777777" w:rsidTr="00D35910">
        <w:trPr>
          <w:trHeight w:val="300"/>
          <w:jc w:val="center"/>
        </w:trPr>
        <w:tc>
          <w:tcPr>
            <w:tcW w:w="3387" w:type="dxa"/>
            <w:tcMar>
              <w:left w:w="108" w:type="dxa"/>
              <w:right w:w="108" w:type="dxa"/>
            </w:tcMar>
            <w:vAlign w:val="center"/>
          </w:tcPr>
          <w:p w14:paraId="47B03CFB" w14:textId="69A9AF23" w:rsidR="21FFF083" w:rsidRPr="007C10B3" w:rsidRDefault="21FFF083" w:rsidP="21FFF083">
            <w:pPr>
              <w:rPr>
                <w:rFonts w:ascii="Arial" w:hAnsi="Arial" w:cs="Arial"/>
                <w:sz w:val="21"/>
                <w:szCs w:val="21"/>
              </w:rPr>
            </w:pPr>
            <w:r w:rsidRPr="007C10B3">
              <w:rPr>
                <w:rFonts w:ascii="Arial" w:eastAsia="Arial" w:hAnsi="Arial" w:cs="Arial"/>
                <w:sz w:val="21"/>
                <w:szCs w:val="21"/>
                <w:lang w:val="en-SG"/>
              </w:rPr>
              <w:t>Decision Tree</w:t>
            </w:r>
          </w:p>
        </w:tc>
        <w:tc>
          <w:tcPr>
            <w:tcW w:w="1418" w:type="dxa"/>
            <w:tcMar>
              <w:left w:w="108" w:type="dxa"/>
              <w:right w:w="108" w:type="dxa"/>
            </w:tcMar>
            <w:vAlign w:val="center"/>
          </w:tcPr>
          <w:p w14:paraId="74FC2CC9" w14:textId="3107B911"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9.56</w:t>
            </w:r>
          </w:p>
        </w:tc>
        <w:tc>
          <w:tcPr>
            <w:tcW w:w="1276" w:type="dxa"/>
            <w:tcMar>
              <w:left w:w="108" w:type="dxa"/>
              <w:right w:w="108" w:type="dxa"/>
            </w:tcMar>
            <w:vAlign w:val="center"/>
          </w:tcPr>
          <w:p w14:paraId="652F9CDF" w14:textId="30BED675"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11.50</w:t>
            </w:r>
          </w:p>
        </w:tc>
        <w:tc>
          <w:tcPr>
            <w:tcW w:w="1313" w:type="dxa"/>
            <w:tcMar>
              <w:left w:w="108" w:type="dxa"/>
              <w:right w:w="108" w:type="dxa"/>
            </w:tcMar>
            <w:vAlign w:val="center"/>
          </w:tcPr>
          <w:p w14:paraId="0A5D600C" w14:textId="75F50DC4"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-0.27</w:t>
            </w:r>
          </w:p>
        </w:tc>
      </w:tr>
      <w:tr w:rsidR="21FFF083" w:rsidRPr="007C10B3" w14:paraId="425C1218" w14:textId="77777777" w:rsidTr="00D35910">
        <w:trPr>
          <w:trHeight w:val="300"/>
          <w:jc w:val="center"/>
        </w:trPr>
        <w:tc>
          <w:tcPr>
            <w:tcW w:w="3387" w:type="dxa"/>
            <w:tcMar>
              <w:left w:w="108" w:type="dxa"/>
              <w:right w:w="108" w:type="dxa"/>
            </w:tcMar>
            <w:vAlign w:val="center"/>
          </w:tcPr>
          <w:p w14:paraId="3B1F02F2" w14:textId="20F0610A" w:rsidR="21FFF083" w:rsidRPr="007C10B3" w:rsidRDefault="21FFF083" w:rsidP="21FFF083">
            <w:pPr>
              <w:rPr>
                <w:rFonts w:ascii="Arial" w:hAnsi="Arial" w:cs="Arial"/>
                <w:sz w:val="21"/>
                <w:szCs w:val="21"/>
              </w:rPr>
            </w:pPr>
            <w:r w:rsidRPr="007C10B3">
              <w:rPr>
                <w:rFonts w:ascii="Arial" w:eastAsia="Arial" w:hAnsi="Arial" w:cs="Arial"/>
                <w:sz w:val="21"/>
                <w:szCs w:val="21"/>
                <w:lang w:val="en-SG"/>
              </w:rPr>
              <w:t>AdaBoost</w:t>
            </w:r>
          </w:p>
        </w:tc>
        <w:tc>
          <w:tcPr>
            <w:tcW w:w="1418" w:type="dxa"/>
            <w:tcMar>
              <w:left w:w="108" w:type="dxa"/>
              <w:right w:w="108" w:type="dxa"/>
            </w:tcMar>
            <w:vAlign w:val="center"/>
          </w:tcPr>
          <w:p w14:paraId="1AE09D47" w14:textId="40E34C94"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7.61</w:t>
            </w:r>
          </w:p>
        </w:tc>
        <w:tc>
          <w:tcPr>
            <w:tcW w:w="1276" w:type="dxa"/>
            <w:tcMar>
              <w:left w:w="108" w:type="dxa"/>
              <w:right w:w="108" w:type="dxa"/>
            </w:tcMar>
            <w:vAlign w:val="center"/>
          </w:tcPr>
          <w:p w14:paraId="2829A8E1" w14:textId="03AB2C05"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9.36</w:t>
            </w:r>
          </w:p>
        </w:tc>
        <w:tc>
          <w:tcPr>
            <w:tcW w:w="1313" w:type="dxa"/>
            <w:tcMar>
              <w:left w:w="108" w:type="dxa"/>
              <w:right w:w="108" w:type="dxa"/>
            </w:tcMar>
            <w:vAlign w:val="center"/>
          </w:tcPr>
          <w:p w14:paraId="52942428" w14:textId="777CEC95" w:rsidR="21FFF083" w:rsidRPr="007C10B3" w:rsidRDefault="21FFF083" w:rsidP="21FFF083">
            <w:pPr>
              <w:jc w:val="center"/>
              <w:rPr>
                <w:rFonts w:ascii="Arial" w:hAnsi="Arial" w:cs="Arial"/>
                <w:sz w:val="21"/>
                <w:szCs w:val="21"/>
              </w:rPr>
            </w:pPr>
            <w:r w:rsidRPr="007C10B3">
              <w:rPr>
                <w:rFonts w:ascii="Arial" w:eastAsia="Arial" w:hAnsi="Arial" w:cs="Arial"/>
                <w:sz w:val="21"/>
                <w:szCs w:val="21"/>
                <w:lang w:val="en-SG"/>
              </w:rPr>
              <w:t>0.20</w:t>
            </w:r>
          </w:p>
        </w:tc>
      </w:tr>
    </w:tbl>
    <w:p w14:paraId="16F19B27" w14:textId="790284C5" w:rsidR="003F57C5" w:rsidRPr="007C10B3" w:rsidRDefault="21FFF083" w:rsidP="00154383">
      <w:pPr>
        <w:spacing w:before="100" w:after="200"/>
        <w:jc w:val="center"/>
        <w:rPr>
          <w:rFonts w:ascii="Arial" w:eastAsia="Arial" w:hAnsi="Arial" w:cs="Arial"/>
          <w:color w:val="0E2841" w:themeColor="text2"/>
          <w:sz w:val="18"/>
          <w:szCs w:val="18"/>
          <w:lang w:val="en-US"/>
        </w:rPr>
      </w:pPr>
      <w:r w:rsidRPr="69A649E2">
        <w:rPr>
          <w:rFonts w:ascii="Arial" w:eastAsia="Arial" w:hAnsi="Arial" w:cs="Arial"/>
          <w:color w:val="0E2841" w:themeColor="text2"/>
          <w:sz w:val="18"/>
          <w:szCs w:val="18"/>
          <w:lang w:val="en-US"/>
        </w:rPr>
        <w:t>Table 2.1 - Performance results of cross-validated machine learning models.</w:t>
      </w:r>
    </w:p>
    <w:p w14:paraId="5B0C86B7" w14:textId="75A21E82" w:rsidR="003F57C5" w:rsidRPr="007C10B3" w:rsidRDefault="21FFF083" w:rsidP="00665DB8">
      <w:pPr>
        <w:pStyle w:val="Heading3"/>
      </w:pPr>
      <w:r w:rsidRPr="007C10B3">
        <w:t>Model Optimization and Prediction</w:t>
      </w:r>
    </w:p>
    <w:p w14:paraId="4489951C" w14:textId="5ADBD11E"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US"/>
        </w:rPr>
        <w:t xml:space="preserve">Following the initial model comparison, </w:t>
      </w:r>
      <w:r w:rsidR="0011736F" w:rsidRPr="007C10B3">
        <w:rPr>
          <w:rFonts w:ascii="Arial" w:eastAsia="Arial" w:hAnsi="Arial" w:cs="Arial"/>
          <w:sz w:val="22"/>
          <w:szCs w:val="22"/>
          <w:lang w:val="en-US"/>
        </w:rPr>
        <w:t>the</w:t>
      </w:r>
      <w:r w:rsidRPr="007C10B3">
        <w:rPr>
          <w:rFonts w:ascii="Arial" w:eastAsia="Arial" w:hAnsi="Arial" w:cs="Arial"/>
          <w:sz w:val="22"/>
          <w:szCs w:val="22"/>
          <w:lang w:val="en-US"/>
        </w:rPr>
        <w:t xml:space="preserve"> KNN regression </w:t>
      </w:r>
      <w:r w:rsidR="0011736F" w:rsidRPr="007C10B3">
        <w:rPr>
          <w:rFonts w:ascii="Arial" w:eastAsia="Arial" w:hAnsi="Arial" w:cs="Arial"/>
          <w:sz w:val="22"/>
          <w:szCs w:val="22"/>
          <w:lang w:val="en-US"/>
        </w:rPr>
        <w:t>model was</w:t>
      </w:r>
      <w:r w:rsidRPr="007C10B3">
        <w:rPr>
          <w:rFonts w:ascii="Arial" w:eastAsia="Arial" w:hAnsi="Arial" w:cs="Arial"/>
          <w:sz w:val="22"/>
          <w:szCs w:val="22"/>
          <w:lang w:val="en-US"/>
        </w:rPr>
        <w:t xml:space="preserve"> selected for further optimization.</w:t>
      </w:r>
      <w:r w:rsidR="004D7B3D" w:rsidRPr="007C10B3">
        <w:rPr>
          <w:rFonts w:ascii="Arial" w:hAnsi="Arial" w:cs="Arial"/>
        </w:rPr>
        <w:t xml:space="preserve"> Whereby</w:t>
      </w:r>
      <w:r w:rsidRPr="007C10B3">
        <w:rPr>
          <w:rFonts w:ascii="Arial" w:hAnsi="Arial" w:cs="Arial"/>
        </w:rPr>
        <w:t xml:space="preserve">, the </w:t>
      </w:r>
      <w:r w:rsidRPr="007C10B3">
        <w:rPr>
          <w:rFonts w:ascii="Arial" w:eastAsia="Arial" w:hAnsi="Arial" w:cs="Arial"/>
          <w:sz w:val="22"/>
          <w:szCs w:val="22"/>
          <w:lang w:val="en-US"/>
        </w:rPr>
        <w:t>number of nearest neighbors (k) was evaluated from 2 to 15, alongside uniform and distance-based neighbor weighting methods. The combination achieving the lowest cross-validated RMSE was selected. The optimal k value was found to be 3 resulting in a RSME value of 8.8924.</w:t>
      </w:r>
    </w:p>
    <w:p w14:paraId="43B795C9" w14:textId="343BD457"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US"/>
        </w:rPr>
        <w:t>The optimized model</w:t>
      </w:r>
      <w:r w:rsidR="007A24F3" w:rsidRPr="007C10B3">
        <w:rPr>
          <w:rFonts w:ascii="Arial" w:eastAsia="Arial" w:hAnsi="Arial" w:cs="Arial"/>
          <w:sz w:val="22"/>
          <w:szCs w:val="22"/>
          <w:lang w:val="en-US"/>
        </w:rPr>
        <w:t xml:space="preserve"> was</w:t>
      </w:r>
      <w:r w:rsidRPr="007C10B3">
        <w:rPr>
          <w:rFonts w:ascii="Arial" w:eastAsia="Arial" w:hAnsi="Arial" w:cs="Arial"/>
          <w:sz w:val="22"/>
          <w:szCs w:val="22"/>
          <w:lang w:val="en-US"/>
        </w:rPr>
        <w:t xml:space="preserve"> subsequently fitted using the labelled dataset and applied to the unlabeled dataset to generate country-level predictions of AI trust percentages. The predicted result values would then be appended to the original dataset and exported as CSV and GeoJSON files for data visualization using Tableau.</w:t>
      </w:r>
    </w:p>
    <w:p w14:paraId="498B9553" w14:textId="75B13510" w:rsidR="003F57C5" w:rsidRPr="007C10B3" w:rsidRDefault="21FFF083" w:rsidP="00665DB8">
      <w:pPr>
        <w:pStyle w:val="Heading3"/>
      </w:pPr>
      <w:r w:rsidRPr="007C10B3">
        <w:t>Predictor Variable Importance Analysis</w:t>
      </w:r>
    </w:p>
    <w:p w14:paraId="79C00269" w14:textId="6AB92339"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US"/>
        </w:rPr>
        <w:t>To identify the national characteristics contributing most significantly to the predictions, feature importance analyses were conducted on the optimized models.</w:t>
      </w:r>
      <w:r w:rsidR="007A24F3" w:rsidRPr="007C10B3">
        <w:rPr>
          <w:rFonts w:ascii="Arial" w:hAnsi="Arial" w:cs="Arial"/>
        </w:rPr>
        <w:t xml:space="preserve"> </w:t>
      </w:r>
      <w:r w:rsidRPr="007C10B3">
        <w:rPr>
          <w:rFonts w:ascii="Arial" w:eastAsia="Arial" w:hAnsi="Arial" w:cs="Arial"/>
          <w:sz w:val="22"/>
          <w:szCs w:val="22"/>
          <w:lang w:val="en-US"/>
        </w:rPr>
        <w:t xml:space="preserve">Permutation importance was applied to the KNN regression model by randomly shuffling individual predictor variables and measuring the resulting deterioration in model performance. Each variable was shuffled 30 times to calculate its mean importance and standard deviation. </w:t>
      </w:r>
    </w:p>
    <w:p w14:paraId="434DFA8C" w14:textId="2D1810B5" w:rsidR="003F57C5" w:rsidRPr="007C10B3" w:rsidRDefault="21FFF083" w:rsidP="000C0C31">
      <w:pPr>
        <w:pStyle w:val="Heading2"/>
        <w:spacing w:afterLines="100" w:after="240"/>
        <w:rPr>
          <w:b/>
          <w:bCs/>
        </w:rPr>
      </w:pPr>
      <w:r w:rsidRPr="007C10B3">
        <w:rPr>
          <w:b/>
          <w:bCs/>
        </w:rPr>
        <w:t>2.3 Results and Analysis</w:t>
      </w:r>
    </w:p>
    <w:p w14:paraId="3C306B8E" w14:textId="5B8928CF" w:rsidR="003F57C5" w:rsidRPr="007C10B3" w:rsidRDefault="21FFF083" w:rsidP="00665DB8">
      <w:pPr>
        <w:pStyle w:val="Heading3"/>
      </w:pPr>
      <w:r w:rsidRPr="007C10B3">
        <w:t>AI Trust Mapping</w:t>
      </w:r>
    </w:p>
    <w:p w14:paraId="14D9DDEA" w14:textId="329BC931"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US"/>
        </w:rPr>
        <w:t>The resulting AI trust map in figure 2.1 reveals notable differences in AI trust percentages between countries</w:t>
      </w:r>
      <w:r w:rsidR="00465DEC" w:rsidRPr="007C10B3">
        <w:rPr>
          <w:rFonts w:ascii="Arial" w:eastAsia="Arial" w:hAnsi="Arial" w:cs="Arial"/>
          <w:sz w:val="22"/>
          <w:szCs w:val="22"/>
          <w:lang w:val="en-US"/>
        </w:rPr>
        <w:t xml:space="preserve"> and continents</w:t>
      </w:r>
      <w:r w:rsidRPr="007C10B3">
        <w:rPr>
          <w:rFonts w:ascii="Arial" w:eastAsia="Arial" w:hAnsi="Arial" w:cs="Arial"/>
          <w:sz w:val="22"/>
          <w:szCs w:val="22"/>
          <w:lang w:val="en-US"/>
        </w:rPr>
        <w:t xml:space="preserve">. Notably that many developed countries, particularly those in North America, Western Europe, and Oceania, exhibit predominantly </w:t>
      </w:r>
      <w:r w:rsidR="00D26772" w:rsidRPr="007C10B3">
        <w:rPr>
          <w:rFonts w:ascii="Arial" w:eastAsia="Arial" w:hAnsi="Arial" w:cs="Arial"/>
          <w:sz w:val="22"/>
          <w:szCs w:val="22"/>
          <w:lang w:val="en-US"/>
        </w:rPr>
        <w:t>low trust percentages</w:t>
      </w:r>
      <w:r w:rsidRPr="007C10B3">
        <w:rPr>
          <w:rFonts w:ascii="Arial" w:eastAsia="Arial" w:hAnsi="Arial" w:cs="Arial"/>
          <w:sz w:val="22"/>
          <w:szCs w:val="22"/>
          <w:lang w:val="en-US"/>
        </w:rPr>
        <w:t xml:space="preserve"> towards AI. Conversely, countries across Africa, Asia, and parts of South America predominantly </w:t>
      </w:r>
      <w:r w:rsidR="005F7440" w:rsidRPr="007C10B3">
        <w:rPr>
          <w:rFonts w:ascii="Arial" w:eastAsia="Arial" w:hAnsi="Arial" w:cs="Arial"/>
          <w:sz w:val="22"/>
          <w:szCs w:val="22"/>
          <w:lang w:val="en-US"/>
        </w:rPr>
        <w:t>show</w:t>
      </w:r>
      <w:r w:rsidRPr="007C10B3">
        <w:rPr>
          <w:rFonts w:ascii="Arial" w:eastAsia="Arial" w:hAnsi="Arial" w:cs="Arial"/>
          <w:sz w:val="22"/>
          <w:szCs w:val="22"/>
          <w:lang w:val="en-US"/>
        </w:rPr>
        <w:t xml:space="preserve"> high trust percentages.</w:t>
      </w:r>
    </w:p>
    <w:p w14:paraId="704C5BD9" w14:textId="5D4BBA88" w:rsidR="003F57C5" w:rsidRPr="007C10B3" w:rsidRDefault="00D72EEF" w:rsidP="00222A62">
      <w:pPr>
        <w:spacing w:after="160" w:line="257" w:lineRule="auto"/>
        <w:jc w:val="center"/>
        <w:rPr>
          <w:rFonts w:ascii="Arial" w:hAnsi="Arial" w:cs="Arial"/>
        </w:rPr>
      </w:pPr>
      <w:r w:rsidRPr="007C10B3">
        <w:rPr>
          <w:rFonts w:ascii="Arial" w:eastAsia="Arial" w:hAnsi="Arial" w:cs="Arial"/>
          <w:i/>
          <w:iCs/>
          <w:noProof/>
          <w:color w:val="0E2841" w:themeColor="text2"/>
          <w:sz w:val="18"/>
          <w:szCs w:val="18"/>
          <w:lang w:val="en-US"/>
        </w:rPr>
        <w:drawing>
          <wp:inline distT="0" distB="0" distL="0" distR="0" wp14:anchorId="480593C1" wp14:editId="0A345574">
            <wp:extent cx="3150187" cy="1870827"/>
            <wp:effectExtent l="0" t="0" r="4445" b="0"/>
            <wp:docPr id="179764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9851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0187" cy="1870827"/>
                    </a:xfrm>
                    <a:prstGeom prst="rect">
                      <a:avLst/>
                    </a:prstGeom>
                    <a:noFill/>
                    <a:ln>
                      <a:noFill/>
                    </a:ln>
                  </pic:spPr>
                </pic:pic>
              </a:graphicData>
            </a:graphic>
          </wp:inline>
        </w:drawing>
      </w:r>
      <w:r w:rsidR="00E42088" w:rsidRPr="007C10B3">
        <w:rPr>
          <w:rFonts w:ascii="Arial" w:hAnsi="Arial" w:cs="Arial"/>
          <w:noProof/>
        </w:rPr>
        <w:drawing>
          <wp:inline distT="0" distB="0" distL="0" distR="0" wp14:anchorId="2F475E4A" wp14:editId="30603016">
            <wp:extent cx="3250301" cy="1982411"/>
            <wp:effectExtent l="0" t="0" r="7620" b="0"/>
            <wp:docPr id="502685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4056" r="-1"/>
                    <a:stretch>
                      <a:fillRect/>
                    </a:stretch>
                  </pic:blipFill>
                  <pic:spPr bwMode="auto">
                    <a:xfrm>
                      <a:off x="0" y="0"/>
                      <a:ext cx="3258398" cy="1987349"/>
                    </a:xfrm>
                    <a:prstGeom prst="rect">
                      <a:avLst/>
                    </a:prstGeom>
                    <a:noFill/>
                    <a:ln>
                      <a:noFill/>
                    </a:ln>
                    <a:extLst>
                      <a:ext uri="{53640926-AAD7-44D8-BBD7-CCE9431645EC}">
                        <a14:shadowObscured xmlns:a14="http://schemas.microsoft.com/office/drawing/2010/main"/>
                      </a:ext>
                    </a:extLst>
                  </pic:spPr>
                </pic:pic>
              </a:graphicData>
            </a:graphic>
          </wp:inline>
        </w:drawing>
      </w:r>
    </w:p>
    <w:p w14:paraId="4421A333" w14:textId="15A49B12" w:rsidR="003F57C5" w:rsidRPr="007C10B3" w:rsidRDefault="21FFF083" w:rsidP="21FFF083">
      <w:pPr>
        <w:spacing w:after="200"/>
        <w:jc w:val="center"/>
        <w:rPr>
          <w:rFonts w:ascii="Arial" w:hAnsi="Arial" w:cs="Arial"/>
        </w:rPr>
      </w:pPr>
      <w:r w:rsidRPr="69A649E2">
        <w:rPr>
          <w:rFonts w:ascii="Arial" w:eastAsia="Arial" w:hAnsi="Arial" w:cs="Arial"/>
          <w:color w:val="0E2841" w:themeColor="text2"/>
          <w:sz w:val="18"/>
          <w:szCs w:val="18"/>
          <w:lang w:val="en-SG"/>
        </w:rPr>
        <w:t>Figure 2.1</w:t>
      </w:r>
      <w:r w:rsidRPr="69A649E2">
        <w:rPr>
          <w:rFonts w:ascii="Arial" w:eastAsia="Arial" w:hAnsi="Arial" w:cs="Arial"/>
          <w:color w:val="0E2841" w:themeColor="text2"/>
          <w:sz w:val="18"/>
          <w:szCs w:val="18"/>
          <w:lang w:val="en-US"/>
        </w:rPr>
        <w:t xml:space="preserve"> - Predicted AI </w:t>
      </w:r>
      <w:r w:rsidR="005F7440" w:rsidRPr="69A649E2">
        <w:rPr>
          <w:rFonts w:ascii="Arial" w:eastAsia="Arial" w:hAnsi="Arial" w:cs="Arial"/>
          <w:color w:val="0E2841" w:themeColor="text2"/>
          <w:sz w:val="18"/>
          <w:szCs w:val="18"/>
          <w:lang w:val="en-US"/>
        </w:rPr>
        <w:t>Trust</w:t>
      </w:r>
      <w:r w:rsidRPr="69A649E2">
        <w:rPr>
          <w:rFonts w:ascii="Arial" w:eastAsia="Arial" w:hAnsi="Arial" w:cs="Arial"/>
          <w:color w:val="0E2841" w:themeColor="text2"/>
          <w:sz w:val="18"/>
          <w:szCs w:val="18"/>
          <w:lang w:val="en-US"/>
        </w:rPr>
        <w:t xml:space="preserve"> map</w:t>
      </w:r>
      <w:r w:rsidR="005F7440" w:rsidRPr="69A649E2">
        <w:rPr>
          <w:rFonts w:ascii="Arial" w:eastAsia="Arial" w:hAnsi="Arial" w:cs="Arial"/>
          <w:color w:val="0E2841" w:themeColor="text2"/>
          <w:sz w:val="18"/>
          <w:szCs w:val="18"/>
          <w:lang w:val="en-US"/>
        </w:rPr>
        <w:t xml:space="preserve"> for Labelled </w:t>
      </w:r>
      <w:r w:rsidR="00B74AC3" w:rsidRPr="69A649E2">
        <w:rPr>
          <w:rFonts w:ascii="Arial" w:eastAsia="Arial" w:hAnsi="Arial" w:cs="Arial"/>
          <w:color w:val="0E2841" w:themeColor="text2"/>
          <w:sz w:val="18"/>
          <w:szCs w:val="18"/>
          <w:lang w:val="en-US"/>
        </w:rPr>
        <w:t>Dataset (Left) and Unlabeled Dataset (Right)</w:t>
      </w:r>
    </w:p>
    <w:p w14:paraId="452674E8" w14:textId="776EEBC4"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US"/>
        </w:rPr>
        <w:t xml:space="preserve">However, these patterns must be interpreted cautiously due to substantial differences in the socioeconomic composition of the </w:t>
      </w:r>
      <w:r w:rsidR="005F7440" w:rsidRPr="007C10B3">
        <w:rPr>
          <w:rFonts w:ascii="Arial" w:eastAsia="Arial" w:hAnsi="Arial" w:cs="Arial"/>
          <w:sz w:val="22"/>
          <w:szCs w:val="22"/>
          <w:lang w:val="en-US"/>
        </w:rPr>
        <w:t>labelled</w:t>
      </w:r>
      <w:r w:rsidRPr="007C10B3">
        <w:rPr>
          <w:rFonts w:ascii="Arial" w:eastAsia="Arial" w:hAnsi="Arial" w:cs="Arial"/>
          <w:sz w:val="22"/>
          <w:szCs w:val="22"/>
          <w:lang w:val="en-US"/>
        </w:rPr>
        <w:t xml:space="preserve"> and </w:t>
      </w:r>
      <w:r w:rsidR="005F7440" w:rsidRPr="007C10B3">
        <w:rPr>
          <w:rFonts w:ascii="Arial" w:eastAsia="Arial" w:hAnsi="Arial" w:cs="Arial"/>
          <w:sz w:val="22"/>
          <w:szCs w:val="22"/>
          <w:lang w:val="en-US"/>
        </w:rPr>
        <w:t>unlabeled</w:t>
      </w:r>
      <w:r w:rsidRPr="007C10B3">
        <w:rPr>
          <w:rFonts w:ascii="Arial" w:eastAsia="Arial" w:hAnsi="Arial" w:cs="Arial"/>
          <w:sz w:val="22"/>
          <w:szCs w:val="22"/>
          <w:lang w:val="en-US"/>
        </w:rPr>
        <w:t xml:space="preserve"> datasets. The labelled dataset </w:t>
      </w:r>
      <w:r w:rsidR="005F7440" w:rsidRPr="007C10B3">
        <w:rPr>
          <w:rFonts w:ascii="Arial" w:eastAsia="Arial" w:hAnsi="Arial" w:cs="Arial"/>
          <w:sz w:val="22"/>
          <w:szCs w:val="22"/>
          <w:lang w:val="en-US"/>
        </w:rPr>
        <w:t>contains</w:t>
      </w:r>
      <w:r w:rsidRPr="007C10B3">
        <w:rPr>
          <w:rFonts w:ascii="Arial" w:eastAsia="Arial" w:hAnsi="Arial" w:cs="Arial"/>
          <w:sz w:val="22"/>
          <w:szCs w:val="22"/>
          <w:lang w:val="en-US"/>
        </w:rPr>
        <w:t xml:space="preserve"> only 47 countries, </w:t>
      </w:r>
      <w:r w:rsidR="000C7F6F" w:rsidRPr="007C10B3">
        <w:rPr>
          <w:rFonts w:ascii="Arial" w:hAnsi="Arial" w:cs="Arial"/>
          <w:noProof/>
        </w:rPr>
        <w:lastRenderedPageBreak/>
        <w:drawing>
          <wp:anchor distT="0" distB="0" distL="114300" distR="114300" simplePos="0" relativeHeight="251658241" behindDoc="0" locked="0" layoutInCell="1" allowOverlap="1" wp14:anchorId="5285BB4A" wp14:editId="5B468182">
            <wp:simplePos x="0" y="0"/>
            <wp:positionH relativeFrom="margin">
              <wp:align>right</wp:align>
            </wp:positionH>
            <wp:positionV relativeFrom="paragraph">
              <wp:posOffset>429</wp:posOffset>
            </wp:positionV>
            <wp:extent cx="2248535" cy="2054860"/>
            <wp:effectExtent l="0" t="0" r="0" b="2540"/>
            <wp:wrapSquare wrapText="bothSides"/>
            <wp:docPr id="2048546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6901"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8535" cy="2054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10B3">
        <w:rPr>
          <w:rFonts w:ascii="Arial" w:eastAsia="Arial" w:hAnsi="Arial" w:cs="Arial"/>
          <w:sz w:val="22"/>
          <w:szCs w:val="22"/>
          <w:lang w:val="en-US"/>
        </w:rPr>
        <w:t xml:space="preserve">predominantly representing developed economies, with relatively few developing countries included. In contrast, the </w:t>
      </w:r>
      <w:r w:rsidR="0051767E" w:rsidRPr="007C10B3">
        <w:rPr>
          <w:rFonts w:ascii="Arial" w:eastAsia="Arial" w:hAnsi="Arial" w:cs="Arial"/>
          <w:sz w:val="22"/>
          <w:szCs w:val="22"/>
          <w:lang w:val="en-US"/>
        </w:rPr>
        <w:t>unlabeled</w:t>
      </w:r>
      <w:r w:rsidRPr="007C10B3">
        <w:rPr>
          <w:rFonts w:ascii="Arial" w:eastAsia="Arial" w:hAnsi="Arial" w:cs="Arial"/>
          <w:sz w:val="22"/>
          <w:szCs w:val="22"/>
          <w:lang w:val="en-US"/>
        </w:rPr>
        <w:t xml:space="preserve"> dataset contained 146 countries, many of which have substantially lower income levels and different demographic characteristics.</w:t>
      </w:r>
      <w:r w:rsidR="003E2EE9" w:rsidRPr="007C10B3">
        <w:rPr>
          <w:rFonts w:ascii="Arial" w:hAnsi="Arial" w:cs="Arial"/>
          <w:noProof/>
        </w:rPr>
        <w:t xml:space="preserve"> </w:t>
      </w:r>
    </w:p>
    <w:p w14:paraId="53D00778" w14:textId="321FBF5D" w:rsidR="003F57C5" w:rsidRPr="007C10B3" w:rsidRDefault="00D33557" w:rsidP="21FFF083">
      <w:pPr>
        <w:spacing w:after="160" w:line="257" w:lineRule="auto"/>
        <w:jc w:val="both"/>
        <w:rPr>
          <w:rFonts w:ascii="Arial" w:hAnsi="Arial" w:cs="Arial"/>
        </w:rPr>
      </w:pPr>
      <w:r w:rsidRPr="007C10B3">
        <w:rPr>
          <w:rFonts w:ascii="Arial" w:hAnsi="Arial" w:cs="Arial"/>
          <w:noProof/>
        </w:rPr>
        <mc:AlternateContent>
          <mc:Choice Requires="wps">
            <w:drawing>
              <wp:anchor distT="0" distB="0" distL="114300" distR="114300" simplePos="0" relativeHeight="251658240" behindDoc="0" locked="0" layoutInCell="1" allowOverlap="1" wp14:anchorId="3CA1EE8A" wp14:editId="077E9479">
                <wp:simplePos x="0" y="0"/>
                <wp:positionH relativeFrom="margin">
                  <wp:align>right</wp:align>
                </wp:positionH>
                <wp:positionV relativeFrom="paragraph">
                  <wp:posOffset>1278890</wp:posOffset>
                </wp:positionV>
                <wp:extent cx="2275840" cy="635"/>
                <wp:effectExtent l="0" t="0" r="0" b="0"/>
                <wp:wrapSquare wrapText="bothSides"/>
                <wp:docPr id="542492311" name="Text Box 2"/>
                <wp:cNvGraphicFramePr/>
                <a:graphic xmlns:a="http://schemas.openxmlformats.org/drawingml/2006/main">
                  <a:graphicData uri="http://schemas.microsoft.com/office/word/2010/wordprocessingShape">
                    <wps:wsp>
                      <wps:cNvSpPr txBox="1"/>
                      <wps:spPr>
                        <a:xfrm>
                          <a:off x="0" y="0"/>
                          <a:ext cx="2275840" cy="635"/>
                        </a:xfrm>
                        <a:prstGeom prst="rect">
                          <a:avLst/>
                        </a:prstGeom>
                        <a:solidFill>
                          <a:prstClr val="white"/>
                        </a:solidFill>
                        <a:ln>
                          <a:noFill/>
                        </a:ln>
                      </wps:spPr>
                      <wps:txbx>
                        <w:txbxContent>
                          <w:p w14:paraId="4625B892" w14:textId="53554B11" w:rsidR="00085AD5" w:rsidRPr="00293846" w:rsidRDefault="00085AD5" w:rsidP="00085AD5">
                            <w:pPr>
                              <w:pStyle w:val="Caption"/>
                              <w:rPr>
                                <w:i w:val="0"/>
                                <w:iCs w:val="0"/>
                                <w:sz w:val="22"/>
                                <w:szCs w:val="28"/>
                              </w:rPr>
                            </w:pPr>
                            <w:r w:rsidRPr="00293846">
                              <w:rPr>
                                <w:i w:val="0"/>
                                <w:iCs w:val="0"/>
                              </w:rPr>
                              <w:t>Figure 2.</w:t>
                            </w:r>
                            <w:r w:rsidR="00154383" w:rsidRPr="00293846">
                              <w:rPr>
                                <w:i w:val="0"/>
                                <w:iCs w:val="0"/>
                              </w:rPr>
                              <w:t>2</w:t>
                            </w:r>
                            <w:r w:rsidRPr="00293846">
                              <w:rPr>
                                <w:i w:val="0"/>
                                <w:iCs w:val="0"/>
                              </w:rPr>
                              <w:t xml:space="preserve"> - Scatter Plot of GNI against Life Expectancy for different countries in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CA1EE8A" id="_x0000_t202" coordsize="21600,21600" o:spt="202" path="m,l,21600r21600,l21600,xe">
                <v:stroke joinstyle="miter"/>
                <v:path gradientshapeok="t" o:connecttype="rect"/>
              </v:shapetype>
              <v:shape id="Text Box 2" o:spid="_x0000_s1026" type="#_x0000_t202" style="position:absolute;left:0;text-align:left;margin-left:128pt;margin-top:100.7pt;width:179.2pt;height:.05pt;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" stroked="f">
                <v:textbox style="mso-fit-shape-to-text:t" inset="0,0,0,0">
                  <w:txbxContent>
                    <w:p w14:paraId="4625B892" w14:textId="53554B11" w:rsidR="00085AD5" w:rsidRPr="00293846" w:rsidRDefault="00085AD5" w:rsidP="00085AD5">
                      <w:pPr>
                        <w:pStyle w:val="Caption"/>
                        <w:rPr>
                          <w:i w:val="0"/>
                          <w:iCs w:val="0"/>
                          <w:sz w:val="22"/>
                          <w:szCs w:val="28"/>
                        </w:rPr>
                      </w:pPr>
                      <w:r w:rsidRPr="00293846">
                        <w:rPr>
                          <w:i w:val="0"/>
                          <w:iCs w:val="0"/>
                        </w:rPr>
                        <w:t>Figure 2.</w:t>
                      </w:r>
                      <w:r w:rsidR="00154383" w:rsidRPr="00293846">
                        <w:rPr>
                          <w:i w:val="0"/>
                          <w:iCs w:val="0"/>
                        </w:rPr>
                        <w:t>2</w:t>
                      </w:r>
                      <w:r w:rsidRPr="00293846">
                        <w:rPr>
                          <w:i w:val="0"/>
                          <w:iCs w:val="0"/>
                        </w:rPr>
                        <w:t xml:space="preserve"> - Scatter Plot of GNI against Life Expectancy for different countries in dataset.</w:t>
                      </w:r>
                    </w:p>
                  </w:txbxContent>
                </v:textbox>
                <w10:wrap type="square" anchorx="margin"/>
              </v:shape>
            </w:pict>
          </mc:Fallback>
        </mc:AlternateContent>
      </w:r>
      <w:r w:rsidR="21FFF083" w:rsidRPr="007C10B3">
        <w:rPr>
          <w:rFonts w:ascii="Arial" w:eastAsia="Arial" w:hAnsi="Arial" w:cs="Arial"/>
          <w:sz w:val="22"/>
          <w:szCs w:val="22"/>
          <w:lang w:val="en-US"/>
        </w:rPr>
        <w:t xml:space="preserve">This imbalance is evident in the scatter plot comparing life expectancy against gross national income (GNI) per capita shown in figure 2.2. </w:t>
      </w:r>
      <w:r w:rsidR="0017104A" w:rsidRPr="007C10B3">
        <w:rPr>
          <w:rFonts w:ascii="Arial" w:eastAsia="Arial" w:hAnsi="Arial" w:cs="Arial"/>
          <w:sz w:val="22"/>
          <w:szCs w:val="22"/>
          <w:lang w:val="en-US"/>
        </w:rPr>
        <w:t>The labelled</w:t>
      </w:r>
      <w:r w:rsidR="21FFF083" w:rsidRPr="007C10B3">
        <w:rPr>
          <w:rFonts w:ascii="Arial" w:eastAsia="Arial" w:hAnsi="Arial" w:cs="Arial"/>
          <w:sz w:val="22"/>
          <w:szCs w:val="22"/>
          <w:lang w:val="en-US"/>
        </w:rPr>
        <w:t xml:space="preserve"> dataset countries are concentrated towards the upper-right region of the graph, characterized by higher incomes and longer life expectancies, while testing dataset countries are more widely distributed across lower income and life expectancy ranges.</w:t>
      </w:r>
      <w:r w:rsidR="21FFF083" w:rsidRPr="007C10B3">
        <w:rPr>
          <w:rFonts w:ascii="Arial" w:eastAsia="Times New Roman" w:hAnsi="Arial" w:cs="Arial"/>
          <w:lang w:val="en-US"/>
        </w:rPr>
        <w:t xml:space="preserve"> </w:t>
      </w:r>
      <w:r w:rsidR="21FFF083" w:rsidRPr="007C10B3">
        <w:rPr>
          <w:rFonts w:ascii="Arial" w:eastAsia="Arial" w:hAnsi="Arial" w:cs="Arial"/>
          <w:sz w:val="22"/>
          <w:szCs w:val="22"/>
          <w:lang w:val="en-US"/>
        </w:rPr>
        <w:t xml:space="preserve">These differences demonstrate that the </w:t>
      </w:r>
      <w:r w:rsidRPr="007C10B3">
        <w:rPr>
          <w:rFonts w:ascii="Arial" w:eastAsia="Arial" w:hAnsi="Arial" w:cs="Arial"/>
          <w:sz w:val="22"/>
          <w:szCs w:val="22"/>
          <w:lang w:val="en-US"/>
        </w:rPr>
        <w:t>unlabeled</w:t>
      </w:r>
      <w:r w:rsidR="21FFF083" w:rsidRPr="007C10B3">
        <w:rPr>
          <w:rFonts w:ascii="Arial" w:eastAsia="Arial" w:hAnsi="Arial" w:cs="Arial"/>
          <w:sz w:val="22"/>
          <w:szCs w:val="22"/>
          <w:lang w:val="en-US"/>
        </w:rPr>
        <w:t xml:space="preserve"> dataset contains many countries whose socioeconomic characteristics are underrepresented in the </w:t>
      </w:r>
      <w:r w:rsidR="000C7F6F" w:rsidRPr="007C10B3">
        <w:rPr>
          <w:rFonts w:ascii="Arial" w:eastAsia="Arial" w:hAnsi="Arial" w:cs="Arial"/>
          <w:sz w:val="22"/>
          <w:szCs w:val="22"/>
          <w:lang w:val="en-US"/>
        </w:rPr>
        <w:t>labelled dataset</w:t>
      </w:r>
      <w:r w:rsidR="21FFF083" w:rsidRPr="007C10B3">
        <w:rPr>
          <w:rFonts w:ascii="Arial" w:eastAsia="Arial" w:hAnsi="Arial" w:cs="Arial"/>
          <w:sz w:val="22"/>
          <w:szCs w:val="22"/>
          <w:lang w:val="en-US"/>
        </w:rPr>
        <w:t>.</w:t>
      </w:r>
    </w:p>
    <w:p w14:paraId="38AAA3B8" w14:textId="2DDA44C4" w:rsidR="003F57C5" w:rsidRPr="007C10B3" w:rsidRDefault="21FFF083" w:rsidP="00665DB8">
      <w:pPr>
        <w:pStyle w:val="Heading3"/>
      </w:pPr>
      <w:r w:rsidRPr="007C10B3">
        <w:t>Predictor Variable Importance</w:t>
      </w:r>
    </w:p>
    <w:p w14:paraId="111AB0B8" w14:textId="3C090F4D" w:rsidR="00D85C17" w:rsidRPr="007C10B3" w:rsidRDefault="0011407D" w:rsidP="000C7F6F">
      <w:pPr>
        <w:spacing w:after="160" w:line="257" w:lineRule="auto"/>
        <w:jc w:val="both"/>
        <w:rPr>
          <w:rFonts w:ascii="Arial" w:hAnsi="Arial" w:cs="Arial"/>
        </w:rPr>
      </w:pPr>
      <w:r w:rsidRPr="007C10B3">
        <w:rPr>
          <w:rFonts w:ascii="Arial" w:hAnsi="Arial" w:cs="Arial"/>
          <w:noProof/>
        </w:rPr>
        <w:drawing>
          <wp:anchor distT="0" distB="0" distL="114300" distR="114300" simplePos="0" relativeHeight="251658242" behindDoc="0" locked="0" layoutInCell="1" allowOverlap="1" wp14:anchorId="75F91E1C" wp14:editId="0111FBF2">
            <wp:simplePos x="0" y="0"/>
            <wp:positionH relativeFrom="margin">
              <wp:posOffset>-31115</wp:posOffset>
            </wp:positionH>
            <wp:positionV relativeFrom="paragraph">
              <wp:posOffset>352425</wp:posOffset>
            </wp:positionV>
            <wp:extent cx="4234815" cy="2827655"/>
            <wp:effectExtent l="0" t="0" r="0" b="0"/>
            <wp:wrapSquare wrapText="bothSides"/>
            <wp:docPr id="1861348785" name="Picture 594065187">
              <a:extLst xmlns:a="http://schemas.openxmlformats.org/drawingml/2006/main">
                <a:ext uri="{FF2B5EF4-FFF2-40B4-BE49-F238E27FC236}">
                  <a16:creationId xmlns:a16="http://schemas.microsoft.com/office/drawing/2014/main" id="{E1D84886-3F04-4C92-9212-B0197490F6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48785" name="Picture 594065187"/>
                    <pic:cNvPicPr/>
                  </pic:nvPicPr>
                  <pic:blipFill>
                    <a:blip r:embed="rId11">
                      <a:extLst>
                        <a:ext uri="{28A0092B-C50C-407E-A947-70E740481C1C}">
                          <a14:useLocalDpi xmlns:a14="http://schemas.microsoft.com/office/drawing/2010/main" val="0"/>
                        </a:ext>
                      </a:extLst>
                    </a:blip>
                    <a:stretch>
                      <a:fillRect/>
                    </a:stretch>
                  </pic:blipFill>
                  <pic:spPr>
                    <a:xfrm>
                      <a:off x="0" y="0"/>
                      <a:ext cx="4234815" cy="2827655"/>
                    </a:xfrm>
                    <a:prstGeom prst="rect">
                      <a:avLst/>
                    </a:prstGeom>
                  </pic:spPr>
                </pic:pic>
              </a:graphicData>
            </a:graphic>
          </wp:anchor>
        </w:drawing>
      </w:r>
      <w:r w:rsidR="21FFF083" w:rsidRPr="007C10B3">
        <w:rPr>
          <w:rFonts w:ascii="Arial" w:eastAsia="Arial" w:hAnsi="Arial" w:cs="Arial"/>
          <w:sz w:val="22"/>
          <w:szCs w:val="22"/>
          <w:lang w:val="en-US"/>
        </w:rPr>
        <w:t>The predictor variable importance analyses provide further insights into the socioeconomic characteristics most strongly associated with the models' predictions. The results are as shown in figure 2.3 below.</w:t>
      </w:r>
    </w:p>
    <w:p w14:paraId="14542783" w14:textId="640D267D" w:rsidR="003F57C5" w:rsidRPr="007C10B3" w:rsidRDefault="0011407D" w:rsidP="21FFF083">
      <w:pPr>
        <w:spacing w:after="160" w:line="257" w:lineRule="auto"/>
        <w:jc w:val="both"/>
        <w:rPr>
          <w:rFonts w:ascii="Arial" w:hAnsi="Arial" w:cs="Arial"/>
        </w:rPr>
      </w:pPr>
      <w:r w:rsidRPr="007C10B3">
        <w:rPr>
          <w:rFonts w:ascii="Arial" w:hAnsi="Arial" w:cs="Arial"/>
          <w:noProof/>
        </w:rPr>
        <mc:AlternateContent>
          <mc:Choice Requires="wps">
            <w:drawing>
              <wp:anchor distT="0" distB="0" distL="114300" distR="114300" simplePos="0" relativeHeight="251658243" behindDoc="0" locked="0" layoutInCell="1" allowOverlap="1" wp14:anchorId="79BF7026" wp14:editId="54ED8B4A">
                <wp:simplePos x="0" y="0"/>
                <wp:positionH relativeFrom="column">
                  <wp:posOffset>-31115</wp:posOffset>
                </wp:positionH>
                <wp:positionV relativeFrom="paragraph">
                  <wp:posOffset>2791460</wp:posOffset>
                </wp:positionV>
                <wp:extent cx="4234815" cy="635"/>
                <wp:effectExtent l="0" t="0" r="0" b="0"/>
                <wp:wrapSquare wrapText="bothSides"/>
                <wp:docPr id="130951036" name="Text Box 1"/>
                <wp:cNvGraphicFramePr/>
                <a:graphic xmlns:a="http://schemas.openxmlformats.org/drawingml/2006/main">
                  <a:graphicData uri="http://schemas.microsoft.com/office/word/2010/wordprocessingShape">
                    <wps:wsp>
                      <wps:cNvSpPr txBox="1"/>
                      <wps:spPr>
                        <a:xfrm>
                          <a:off x="0" y="0"/>
                          <a:ext cx="4234815" cy="635"/>
                        </a:xfrm>
                        <a:prstGeom prst="rect">
                          <a:avLst/>
                        </a:prstGeom>
                        <a:solidFill>
                          <a:prstClr val="white"/>
                        </a:solidFill>
                        <a:ln>
                          <a:noFill/>
                        </a:ln>
                      </wps:spPr>
                      <wps:txbx>
                        <w:txbxContent>
                          <w:p w14:paraId="585C5721" w14:textId="64CD896D" w:rsidR="00AA6B55" w:rsidRPr="006B211A" w:rsidRDefault="00AA6B55" w:rsidP="001F1B49">
                            <w:pPr>
                              <w:pStyle w:val="Caption"/>
                              <w:rPr>
                                <w:szCs w:val="24"/>
                              </w:rPr>
                            </w:pPr>
                            <w:r>
                              <w:t>Figure 2.3 - Predictor Variable Importance Plot for AI Trust KNN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F7026" id="Text Box 1" o:spid="_x0000_s1027" type="#_x0000_t202" style="position:absolute;left:0;text-align:left;margin-left:-2.45pt;margin-top:219.8pt;width:333.4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" stroked="f">
                <v:textbox style="mso-fit-shape-to-text:t" inset="0,0,0,0">
                  <w:txbxContent>
                    <w:p w14:paraId="585C5721" w14:textId="64CD896D" w:rsidR="00AA6B55" w:rsidRPr="006B211A" w:rsidRDefault="00AA6B55" w:rsidP="001F1B49">
                      <w:pPr>
                        <w:pStyle w:val="Caption"/>
                        <w:rPr>
                          <w:szCs w:val="24"/>
                        </w:rPr>
                      </w:pPr>
                      <w:r>
                        <w:t>Figure 2.3 - Predictor Variable Importance Plot for AI Trust KNN Model</w:t>
                      </w:r>
                    </w:p>
                  </w:txbxContent>
                </v:textbox>
                <w10:wrap type="square"/>
              </v:shape>
            </w:pict>
          </mc:Fallback>
        </mc:AlternateContent>
      </w:r>
      <w:r w:rsidR="21FFF083" w:rsidRPr="007C10B3">
        <w:rPr>
          <w:rFonts w:ascii="Arial" w:eastAsia="Arial" w:hAnsi="Arial" w:cs="Arial"/>
          <w:sz w:val="22"/>
          <w:szCs w:val="22"/>
          <w:lang w:val="en-US"/>
        </w:rPr>
        <w:t xml:space="preserve">For the KNN regression model results shown </w:t>
      </w:r>
      <w:r w:rsidR="00BD6473" w:rsidRPr="007C10B3">
        <w:rPr>
          <w:rFonts w:ascii="Arial" w:eastAsia="Arial" w:hAnsi="Arial" w:cs="Arial"/>
          <w:sz w:val="22"/>
          <w:szCs w:val="22"/>
          <w:lang w:val="en-US"/>
        </w:rPr>
        <w:t>in</w:t>
      </w:r>
      <w:r w:rsidR="21FFF083" w:rsidRPr="007C10B3">
        <w:rPr>
          <w:rFonts w:ascii="Arial" w:eastAsia="Arial" w:hAnsi="Arial" w:cs="Arial"/>
          <w:sz w:val="22"/>
          <w:szCs w:val="22"/>
          <w:lang w:val="en-US"/>
        </w:rPr>
        <w:t xml:space="preserve"> figure 2.3, </w:t>
      </w:r>
      <w:r w:rsidR="00951372" w:rsidRPr="007C10B3">
        <w:rPr>
          <w:rFonts w:ascii="Arial" w:eastAsia="Arial" w:hAnsi="Arial" w:cs="Arial"/>
          <w:sz w:val="22"/>
          <w:szCs w:val="22"/>
          <w:lang w:val="en-US"/>
        </w:rPr>
        <w:t>the</w:t>
      </w:r>
      <w:r w:rsidR="21FFF083" w:rsidRPr="007C10B3">
        <w:rPr>
          <w:rFonts w:ascii="Arial" w:eastAsia="Arial" w:hAnsi="Arial" w:cs="Arial"/>
          <w:sz w:val="22"/>
          <w:szCs w:val="22"/>
          <w:lang w:val="en-US"/>
        </w:rPr>
        <w:t xml:space="preserve"> age dependency ratio was identified as the most influential predictor of AI trust percentages, followed by mean years of schooling, government effectiveness, internet usage, and GNI per capita. The prominence of age dependency ratio may indicate that differences in national age structures are associated with varying attitudes towards AI, potentially reflecting generational differences in technological familiarity, adoption, and perceived risks. Similarly, the importance of education and internet usage may reflect differences in digital literacy and exposure to AI technologies.</w:t>
      </w:r>
      <w:r w:rsidRPr="007C10B3">
        <w:rPr>
          <w:rFonts w:ascii="Arial" w:hAnsi="Arial" w:cs="Arial"/>
        </w:rPr>
        <w:t xml:space="preserve"> </w:t>
      </w:r>
      <w:r w:rsidR="00B83B71" w:rsidRPr="007C10B3">
        <w:rPr>
          <w:rFonts w:ascii="Arial" w:eastAsia="Arial" w:hAnsi="Arial" w:cs="Arial"/>
          <w:sz w:val="22"/>
          <w:szCs w:val="22"/>
          <w:lang w:val="en-US"/>
        </w:rPr>
        <w:t>Another</w:t>
      </w:r>
      <w:r w:rsidR="005E429F" w:rsidRPr="007C10B3">
        <w:rPr>
          <w:rFonts w:ascii="Arial" w:eastAsia="Arial" w:hAnsi="Arial" w:cs="Arial"/>
          <w:sz w:val="22"/>
          <w:szCs w:val="22"/>
          <w:lang w:val="en-US"/>
        </w:rPr>
        <w:t xml:space="preserve"> possible explanation is that countries with higher income levels and </w:t>
      </w:r>
      <w:r w:rsidR="00B42955" w:rsidRPr="007C10B3">
        <w:rPr>
          <w:rFonts w:ascii="Arial" w:eastAsia="Arial" w:hAnsi="Arial" w:cs="Arial"/>
          <w:sz w:val="22"/>
          <w:szCs w:val="22"/>
          <w:lang w:val="en-US"/>
        </w:rPr>
        <w:t>life expectancy</w:t>
      </w:r>
      <w:r w:rsidR="005E429F" w:rsidRPr="007C10B3">
        <w:rPr>
          <w:rFonts w:ascii="Arial" w:eastAsia="Arial" w:hAnsi="Arial" w:cs="Arial"/>
          <w:sz w:val="22"/>
          <w:szCs w:val="22"/>
          <w:lang w:val="en-US"/>
        </w:rPr>
        <w:t xml:space="preserve"> tend to have greater technological exposure and more established regulatory environments, potentially contributing to different attitudes towards the opportunities and risks associated with AI.</w:t>
      </w:r>
    </w:p>
    <w:p w14:paraId="188C88EA" w14:textId="1ABEA8F1" w:rsidR="003F57C5" w:rsidRPr="007C10B3" w:rsidRDefault="21FFF083" w:rsidP="000C0C31">
      <w:pPr>
        <w:pStyle w:val="Heading2"/>
        <w:spacing w:afterLines="100" w:after="240"/>
        <w:rPr>
          <w:b/>
          <w:bCs/>
          <w:szCs w:val="28"/>
        </w:rPr>
      </w:pPr>
      <w:r w:rsidRPr="007C10B3">
        <w:rPr>
          <w:b/>
          <w:bCs/>
        </w:rPr>
        <w:t>2.4 Overall Findings and Limitations</w:t>
      </w:r>
    </w:p>
    <w:p w14:paraId="1B84BB7E" w14:textId="47BD09FE"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US"/>
        </w:rPr>
        <w:t>Overall, the analysis demonstrates that geographical, demographic, and socioeconomic indicators provide some predictive information regarding national AI trust percentages. However, the relatively low regression R² value indicates that these factors cannot fully explain cross-country differences in public attitudes towards AI.</w:t>
      </w:r>
    </w:p>
    <w:p w14:paraId="2E02B547" w14:textId="25F1CAEC"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US"/>
        </w:rPr>
        <w:t xml:space="preserve">The most significant limitation is the </w:t>
      </w:r>
      <w:r w:rsidR="000A6429" w:rsidRPr="007C10B3">
        <w:rPr>
          <w:rFonts w:ascii="Arial" w:eastAsia="Arial" w:hAnsi="Arial" w:cs="Arial"/>
          <w:sz w:val="22"/>
          <w:szCs w:val="22"/>
          <w:lang w:val="en-US"/>
        </w:rPr>
        <w:t>small</w:t>
      </w:r>
      <w:r w:rsidRPr="007C10B3">
        <w:rPr>
          <w:rFonts w:ascii="Arial" w:eastAsia="Arial" w:hAnsi="Arial" w:cs="Arial"/>
          <w:sz w:val="22"/>
          <w:szCs w:val="22"/>
          <w:lang w:val="en-US"/>
        </w:rPr>
        <w:t xml:space="preserve"> </w:t>
      </w:r>
      <w:r w:rsidR="005C386A" w:rsidRPr="007C10B3">
        <w:rPr>
          <w:rFonts w:ascii="Arial" w:eastAsia="Arial" w:hAnsi="Arial" w:cs="Arial"/>
          <w:sz w:val="22"/>
          <w:szCs w:val="22"/>
          <w:lang w:val="en-US"/>
        </w:rPr>
        <w:t>sample</w:t>
      </w:r>
      <w:r w:rsidRPr="007C10B3">
        <w:rPr>
          <w:rFonts w:ascii="Arial" w:eastAsia="Arial" w:hAnsi="Arial" w:cs="Arial"/>
          <w:sz w:val="22"/>
          <w:szCs w:val="22"/>
          <w:lang w:val="en-US"/>
        </w:rPr>
        <w:t xml:space="preserve"> size and unequal geographical representation of the labelled dataset. With only 47 labelled countries available, the model may not adequately capture the diversity of socioeconomic conditions and public attitudes present globally. Expanding the labelled dataset to include a more geographically and economically representative selection of countries would likely improve reliability and generalizability.</w:t>
      </w:r>
    </w:p>
    <w:p w14:paraId="639C9B1A" w14:textId="0C738D71" w:rsidR="003F57C5" w:rsidRPr="007C10B3" w:rsidRDefault="21FFF083" w:rsidP="21FFF083">
      <w:pPr>
        <w:spacing w:after="160" w:line="257" w:lineRule="auto"/>
        <w:jc w:val="both"/>
        <w:rPr>
          <w:rFonts w:ascii="Arial" w:hAnsi="Arial" w:cs="Arial"/>
        </w:rPr>
      </w:pPr>
      <w:r w:rsidRPr="007C10B3">
        <w:rPr>
          <w:rFonts w:ascii="Arial" w:eastAsia="Arial" w:hAnsi="Arial" w:cs="Arial"/>
          <w:sz w:val="22"/>
          <w:szCs w:val="22"/>
          <w:lang w:val="en-US"/>
        </w:rPr>
        <w:t xml:space="preserve">Therefore, while the findings suggest that country level indicators are relevant to predicting AI </w:t>
      </w:r>
      <w:r w:rsidR="00E65207" w:rsidRPr="007C10B3">
        <w:rPr>
          <w:rFonts w:ascii="Arial" w:eastAsia="Arial" w:hAnsi="Arial" w:cs="Arial"/>
          <w:sz w:val="22"/>
          <w:szCs w:val="22"/>
          <w:lang w:val="en-US"/>
        </w:rPr>
        <w:t>trust levels</w:t>
      </w:r>
      <w:r w:rsidRPr="007C10B3">
        <w:rPr>
          <w:rFonts w:ascii="Arial" w:eastAsia="Arial" w:hAnsi="Arial" w:cs="Arial"/>
          <w:sz w:val="22"/>
          <w:szCs w:val="22"/>
          <w:lang w:val="en-US"/>
        </w:rPr>
        <w:t xml:space="preserve">, the results should not be interpreted as evidence of causal relationships or conclusive geographical differences in trust. </w:t>
      </w:r>
    </w:p>
    <w:p w14:paraId="6390F90C" w14:textId="0225EBA1" w:rsidR="00B35892" w:rsidRPr="000C40C9" w:rsidRDefault="00465810" w:rsidP="00665DB8">
      <w:pPr>
        <w:pStyle w:val="Heading1"/>
        <w:rPr>
          <w:b/>
          <w:bCs w:val="0"/>
        </w:rPr>
      </w:pPr>
      <w:r w:rsidRPr="000C40C9">
        <w:rPr>
          <w:b/>
          <w:bCs w:val="0"/>
        </w:rPr>
        <w:lastRenderedPageBreak/>
        <w:t>3</w:t>
      </w:r>
      <w:r w:rsidR="00B35892" w:rsidRPr="000C40C9">
        <w:rPr>
          <w:b/>
          <w:bCs w:val="0"/>
        </w:rPr>
        <w:t xml:space="preserve">. </w:t>
      </w:r>
      <w:r w:rsidR="006A0E1B" w:rsidRPr="000C40C9">
        <w:rPr>
          <w:b/>
          <w:bCs w:val="0"/>
        </w:rPr>
        <w:t xml:space="preserve">What Factors Determine </w:t>
      </w:r>
      <w:r w:rsidR="001D6E8F" w:rsidRPr="000C40C9">
        <w:rPr>
          <w:b/>
          <w:bCs w:val="0"/>
        </w:rPr>
        <w:t>a Person</w:t>
      </w:r>
      <w:r w:rsidR="00EA2B9F" w:rsidRPr="000C40C9">
        <w:rPr>
          <w:b/>
          <w:bCs w:val="0"/>
        </w:rPr>
        <w:t>’s</w:t>
      </w:r>
      <w:r w:rsidR="00B35892" w:rsidRPr="000C40C9">
        <w:rPr>
          <w:b/>
          <w:bCs w:val="0"/>
        </w:rPr>
        <w:t xml:space="preserve"> Trust</w:t>
      </w:r>
      <w:r w:rsidR="00EA2B9F" w:rsidRPr="000C40C9">
        <w:rPr>
          <w:b/>
          <w:bCs w:val="0"/>
        </w:rPr>
        <w:t xml:space="preserve"> in AI?</w:t>
      </w:r>
      <w:r w:rsidR="00B35892" w:rsidRPr="000C40C9">
        <w:rPr>
          <w:b/>
          <w:bCs w:val="0"/>
        </w:rPr>
        <w:t xml:space="preserve"> </w:t>
      </w:r>
    </w:p>
    <w:p w14:paraId="67BDAF69" w14:textId="3A3BACC5" w:rsidR="00BD1C10" w:rsidRPr="007C10B3" w:rsidRDefault="00143F44" w:rsidP="0067267C">
      <w:pPr>
        <w:spacing w:after="160" w:line="257" w:lineRule="auto"/>
        <w:jc w:val="both"/>
        <w:rPr>
          <w:rFonts w:ascii="Arial" w:hAnsi="Arial" w:cs="Arial"/>
        </w:rPr>
      </w:pPr>
      <w:r w:rsidRPr="007C10B3">
        <w:rPr>
          <w:rFonts w:ascii="Arial" w:eastAsia="Arial" w:hAnsi="Arial" w:cs="Arial"/>
          <w:sz w:val="22"/>
          <w:szCs w:val="22"/>
          <w:lang w:val="en-US"/>
        </w:rPr>
        <w:t>As artificial intelligence systems become embedded in everyday decision-making</w:t>
      </w:r>
      <w:r w:rsidR="000947AD" w:rsidRPr="007C10B3">
        <w:rPr>
          <w:rFonts w:ascii="Arial" w:eastAsia="Arial" w:hAnsi="Arial" w:cs="Arial"/>
          <w:sz w:val="22"/>
          <w:szCs w:val="22"/>
          <w:lang w:val="en-US"/>
        </w:rPr>
        <w:t>,</w:t>
      </w:r>
      <w:r w:rsidRPr="007C10B3">
        <w:rPr>
          <w:rFonts w:ascii="Arial" w:eastAsia="Arial" w:hAnsi="Arial" w:cs="Arial"/>
          <w:sz w:val="22"/>
          <w:szCs w:val="22"/>
          <w:lang w:val="en-US"/>
        </w:rPr>
        <w:t xml:space="preserve"> from financial planning and medical queries to legal research and general knowledge</w:t>
      </w:r>
      <w:r w:rsidR="000947AD" w:rsidRPr="007C10B3">
        <w:rPr>
          <w:rFonts w:ascii="Arial" w:eastAsia="Arial" w:hAnsi="Arial" w:cs="Arial"/>
          <w:sz w:val="22"/>
          <w:szCs w:val="22"/>
          <w:lang w:val="en-US"/>
        </w:rPr>
        <w:t xml:space="preserve">, </w:t>
      </w:r>
      <w:r w:rsidRPr="007C10B3">
        <w:rPr>
          <w:rFonts w:ascii="Arial" w:eastAsia="Arial" w:hAnsi="Arial" w:cs="Arial"/>
          <w:sz w:val="22"/>
          <w:szCs w:val="22"/>
          <w:lang w:val="en-US"/>
        </w:rPr>
        <w:t xml:space="preserve">understanding the conditions under which people trust these systems </w:t>
      </w:r>
      <w:r w:rsidR="00EA2B9F" w:rsidRPr="007C10B3">
        <w:rPr>
          <w:rFonts w:ascii="Arial" w:eastAsia="Arial" w:hAnsi="Arial" w:cs="Arial"/>
          <w:sz w:val="22"/>
          <w:szCs w:val="22"/>
          <w:lang w:val="en-US"/>
        </w:rPr>
        <w:t>have</w:t>
      </w:r>
      <w:r w:rsidRPr="007C10B3">
        <w:rPr>
          <w:rFonts w:ascii="Arial" w:eastAsia="Arial" w:hAnsi="Arial" w:cs="Arial"/>
          <w:sz w:val="22"/>
          <w:szCs w:val="22"/>
          <w:lang w:val="en-US"/>
        </w:rPr>
        <w:t xml:space="preserve"> become </w:t>
      </w:r>
      <w:r w:rsidR="009B608C" w:rsidRPr="007C10B3">
        <w:rPr>
          <w:rFonts w:ascii="Arial" w:eastAsia="Arial" w:hAnsi="Arial" w:cs="Arial"/>
          <w:sz w:val="22"/>
          <w:szCs w:val="22"/>
          <w:lang w:val="en-US"/>
        </w:rPr>
        <w:t>more</w:t>
      </w:r>
      <w:r w:rsidRPr="007C10B3">
        <w:rPr>
          <w:rFonts w:ascii="Arial" w:eastAsia="Arial" w:hAnsi="Arial" w:cs="Arial"/>
          <w:sz w:val="22"/>
          <w:szCs w:val="22"/>
          <w:lang w:val="en-US"/>
        </w:rPr>
        <w:t xml:space="preserve"> pressing.</w:t>
      </w:r>
    </w:p>
    <w:p w14:paraId="4BAF3B7E" w14:textId="7BA18D0B" w:rsidR="00B35892" w:rsidRPr="0056022C" w:rsidRDefault="00465810" w:rsidP="000C0C31">
      <w:pPr>
        <w:pStyle w:val="Heading2"/>
        <w:spacing w:afterLines="100" w:after="240"/>
        <w:rPr>
          <w:b/>
          <w:bCs/>
        </w:rPr>
      </w:pPr>
      <w:r w:rsidRPr="0056022C">
        <w:rPr>
          <w:b/>
          <w:bCs/>
        </w:rPr>
        <w:t>3</w:t>
      </w:r>
      <w:r w:rsidR="00B35892" w:rsidRPr="0056022C">
        <w:rPr>
          <w:b/>
          <w:bCs/>
        </w:rPr>
        <w:t>.1 Purpose &amp; Goal</w:t>
      </w:r>
    </w:p>
    <w:p w14:paraId="7E005289" w14:textId="5A292E02" w:rsidR="00F27CFB" w:rsidRPr="007C10B3" w:rsidRDefault="00A67276" w:rsidP="0067267C">
      <w:pPr>
        <w:jc w:val="both"/>
        <w:rPr>
          <w:rFonts w:ascii="Arial" w:hAnsi="Arial" w:cs="Arial"/>
          <w:sz w:val="22"/>
          <w:szCs w:val="22"/>
        </w:rPr>
      </w:pPr>
      <w:r w:rsidRPr="007C10B3">
        <w:rPr>
          <w:rFonts w:ascii="Arial" w:hAnsi="Arial" w:cs="Arial"/>
          <w:sz w:val="22"/>
          <w:szCs w:val="22"/>
        </w:rPr>
        <w:t>Th</w:t>
      </w:r>
      <w:r w:rsidR="00F63AF4" w:rsidRPr="007C10B3">
        <w:rPr>
          <w:rFonts w:ascii="Arial" w:hAnsi="Arial" w:cs="Arial"/>
          <w:sz w:val="22"/>
          <w:szCs w:val="22"/>
        </w:rPr>
        <w:t xml:space="preserve">is study looks deeper into individual factors that influence one’s </w:t>
      </w:r>
      <w:r w:rsidR="003371D9" w:rsidRPr="007C10B3">
        <w:rPr>
          <w:rFonts w:ascii="Arial" w:hAnsi="Arial" w:cs="Arial"/>
          <w:sz w:val="22"/>
          <w:szCs w:val="22"/>
        </w:rPr>
        <w:t>trust in AI</w:t>
      </w:r>
      <w:r w:rsidR="008A69AE" w:rsidRPr="007C10B3">
        <w:rPr>
          <w:rFonts w:ascii="Arial" w:hAnsi="Arial" w:cs="Arial"/>
          <w:sz w:val="22"/>
          <w:szCs w:val="22"/>
        </w:rPr>
        <w:t xml:space="preserve"> which </w:t>
      </w:r>
      <w:r w:rsidR="00E6726A" w:rsidRPr="007C10B3">
        <w:rPr>
          <w:rFonts w:ascii="Arial" w:hAnsi="Arial" w:cs="Arial"/>
          <w:sz w:val="22"/>
          <w:szCs w:val="22"/>
        </w:rPr>
        <w:t xml:space="preserve">would help </w:t>
      </w:r>
      <w:r w:rsidR="0002178E" w:rsidRPr="007C10B3">
        <w:rPr>
          <w:rFonts w:ascii="Arial" w:hAnsi="Arial" w:cs="Arial"/>
          <w:sz w:val="22"/>
          <w:szCs w:val="22"/>
        </w:rPr>
        <w:t>relevant institutions to</w:t>
      </w:r>
      <w:r w:rsidR="00A52BB0" w:rsidRPr="007C10B3">
        <w:rPr>
          <w:rFonts w:ascii="Arial" w:hAnsi="Arial" w:cs="Arial"/>
          <w:sz w:val="22"/>
          <w:szCs w:val="22"/>
        </w:rPr>
        <w:t xml:space="preserve"> better design </w:t>
      </w:r>
      <w:r w:rsidR="0002178E" w:rsidRPr="007C10B3">
        <w:rPr>
          <w:rFonts w:ascii="Arial" w:hAnsi="Arial" w:cs="Arial"/>
          <w:sz w:val="22"/>
          <w:szCs w:val="22"/>
        </w:rPr>
        <w:t xml:space="preserve">AI </w:t>
      </w:r>
      <w:r w:rsidR="00A52BB0" w:rsidRPr="007C10B3">
        <w:rPr>
          <w:rFonts w:ascii="Arial" w:hAnsi="Arial" w:cs="Arial"/>
          <w:sz w:val="22"/>
          <w:szCs w:val="22"/>
        </w:rPr>
        <w:t>systems and enhance the user</w:t>
      </w:r>
      <w:r w:rsidR="00856A11" w:rsidRPr="007C10B3">
        <w:rPr>
          <w:rFonts w:ascii="Arial" w:hAnsi="Arial" w:cs="Arial"/>
          <w:sz w:val="22"/>
          <w:szCs w:val="22"/>
        </w:rPr>
        <w:t xml:space="preserve"> experience</w:t>
      </w:r>
      <w:r w:rsidR="00A52BB0" w:rsidRPr="007C10B3">
        <w:rPr>
          <w:rFonts w:ascii="Arial" w:hAnsi="Arial" w:cs="Arial"/>
          <w:sz w:val="22"/>
          <w:szCs w:val="22"/>
        </w:rPr>
        <w:t xml:space="preserve">. </w:t>
      </w:r>
      <w:r w:rsidR="00856A11" w:rsidRPr="007C10B3">
        <w:rPr>
          <w:rFonts w:ascii="Arial" w:hAnsi="Arial" w:cs="Arial"/>
          <w:sz w:val="22"/>
          <w:szCs w:val="22"/>
        </w:rPr>
        <w:t xml:space="preserve"> </w:t>
      </w:r>
      <w:r w:rsidR="0002178E" w:rsidRPr="007C10B3">
        <w:rPr>
          <w:rFonts w:ascii="Arial" w:hAnsi="Arial" w:cs="Arial"/>
          <w:sz w:val="22"/>
          <w:szCs w:val="22"/>
        </w:rPr>
        <w:t xml:space="preserve"> </w:t>
      </w:r>
    </w:p>
    <w:p w14:paraId="41BDEC8F" w14:textId="26D02FB5" w:rsidR="00B35892" w:rsidRPr="0056022C" w:rsidRDefault="00465810" w:rsidP="000C0C31">
      <w:pPr>
        <w:pStyle w:val="Heading2"/>
        <w:spacing w:afterLines="100" w:after="240"/>
        <w:rPr>
          <w:b/>
          <w:bCs/>
        </w:rPr>
      </w:pPr>
      <w:r w:rsidRPr="0056022C">
        <w:rPr>
          <w:b/>
          <w:bCs/>
        </w:rPr>
        <w:t>3</w:t>
      </w:r>
      <w:r w:rsidR="00B35892" w:rsidRPr="0056022C">
        <w:rPr>
          <w:b/>
          <w:bCs/>
        </w:rPr>
        <w:t>.2 Methodology</w:t>
      </w:r>
    </w:p>
    <w:p w14:paraId="2E29018B" w14:textId="77777777" w:rsidR="00B35892" w:rsidRPr="007C10B3" w:rsidRDefault="00B35892" w:rsidP="00D12B71">
      <w:pPr>
        <w:pStyle w:val="Heading3"/>
      </w:pPr>
      <w:r w:rsidRPr="007C10B3">
        <w:t>Dataset</w:t>
      </w:r>
    </w:p>
    <w:p w14:paraId="0A8DF182" w14:textId="7506D1B9" w:rsidR="00F97BFA" w:rsidRPr="007C10B3" w:rsidRDefault="00F97BFA" w:rsidP="00D12B71">
      <w:pPr>
        <w:jc w:val="both"/>
        <w:rPr>
          <w:rFonts w:ascii="Arial" w:hAnsi="Arial" w:cs="Arial"/>
          <w:sz w:val="22"/>
          <w:szCs w:val="22"/>
          <w:lang w:val="en-SG"/>
        </w:rPr>
      </w:pPr>
      <w:r w:rsidRPr="007C10B3">
        <w:rPr>
          <w:rFonts w:ascii="Arial" w:hAnsi="Arial" w:cs="Arial"/>
          <w:sz w:val="22"/>
          <w:szCs w:val="22"/>
          <w:lang w:val="en-SG"/>
        </w:rPr>
        <w:t xml:space="preserve">This </w:t>
      </w:r>
      <w:r w:rsidR="001C4776" w:rsidRPr="007C10B3">
        <w:rPr>
          <w:rFonts w:ascii="Arial" w:hAnsi="Arial" w:cs="Arial"/>
          <w:sz w:val="22"/>
          <w:szCs w:val="22"/>
          <w:lang w:val="en-SG"/>
        </w:rPr>
        <w:t>section</w:t>
      </w:r>
      <w:r w:rsidRPr="007C10B3">
        <w:rPr>
          <w:rFonts w:ascii="Arial" w:hAnsi="Arial" w:cs="Arial"/>
          <w:sz w:val="22"/>
          <w:szCs w:val="22"/>
          <w:lang w:val="en-SG"/>
        </w:rPr>
        <w:t xml:space="preserve"> </w:t>
      </w:r>
      <w:r w:rsidR="00103F90" w:rsidRPr="007C10B3">
        <w:rPr>
          <w:rFonts w:ascii="Arial" w:hAnsi="Arial" w:cs="Arial"/>
          <w:sz w:val="22"/>
          <w:szCs w:val="22"/>
          <w:lang w:val="en-SG"/>
        </w:rPr>
        <w:t>explores</w:t>
      </w:r>
      <w:r w:rsidRPr="007C10B3">
        <w:rPr>
          <w:rFonts w:ascii="Arial" w:hAnsi="Arial" w:cs="Arial"/>
          <w:sz w:val="22"/>
          <w:szCs w:val="22"/>
          <w:lang w:val="en-SG"/>
        </w:rPr>
        <w:t xml:space="preserve"> a dataset </w:t>
      </w:r>
      <w:r w:rsidR="00733E34">
        <w:rPr>
          <w:rFonts w:ascii="Arial" w:hAnsi="Arial" w:cs="Arial"/>
          <w:sz w:val="22"/>
          <w:szCs w:val="22"/>
          <w:lang w:val="en-SG"/>
        </w:rPr>
        <w:t>[7]</w:t>
      </w:r>
      <w:r w:rsidR="007B0B00" w:rsidRPr="007C10B3">
        <w:rPr>
          <w:rFonts w:ascii="Arial" w:hAnsi="Arial" w:cs="Arial"/>
          <w:sz w:val="22"/>
          <w:szCs w:val="22"/>
          <w:lang w:val="en-SG"/>
        </w:rPr>
        <w:t xml:space="preserve"> </w:t>
      </w:r>
      <w:r w:rsidRPr="007C10B3">
        <w:rPr>
          <w:rFonts w:ascii="Arial" w:hAnsi="Arial" w:cs="Arial"/>
          <w:sz w:val="22"/>
          <w:szCs w:val="22"/>
          <w:lang w:val="en-SG"/>
        </w:rPr>
        <w:t>of 1,000 AI interaction records</w:t>
      </w:r>
      <w:r w:rsidR="001C4776" w:rsidRPr="007C10B3">
        <w:rPr>
          <w:rFonts w:ascii="Arial" w:hAnsi="Arial" w:cs="Arial"/>
          <w:sz w:val="22"/>
          <w:szCs w:val="22"/>
          <w:lang w:val="en-SG"/>
        </w:rPr>
        <w:t xml:space="preserve"> </w:t>
      </w:r>
      <w:r w:rsidR="00103F90" w:rsidRPr="007C10B3">
        <w:rPr>
          <w:rFonts w:ascii="Arial" w:hAnsi="Arial" w:cs="Arial"/>
          <w:sz w:val="22"/>
          <w:szCs w:val="22"/>
          <w:lang w:val="en-SG"/>
        </w:rPr>
        <w:t>to</w:t>
      </w:r>
      <w:r w:rsidRPr="007C10B3">
        <w:rPr>
          <w:rFonts w:ascii="Arial" w:hAnsi="Arial" w:cs="Arial"/>
          <w:sz w:val="22"/>
          <w:szCs w:val="22"/>
          <w:lang w:val="en-SG"/>
        </w:rPr>
        <w:t xml:space="preserve"> </w:t>
      </w:r>
      <w:r w:rsidR="00B423FA" w:rsidRPr="007C10B3">
        <w:rPr>
          <w:rFonts w:ascii="Arial" w:hAnsi="Arial" w:cs="Arial"/>
          <w:sz w:val="22"/>
          <w:szCs w:val="22"/>
          <w:lang w:val="en-SG"/>
        </w:rPr>
        <w:t>understand the</w:t>
      </w:r>
      <w:r w:rsidR="00B3119B" w:rsidRPr="007C10B3">
        <w:rPr>
          <w:rFonts w:ascii="Arial" w:hAnsi="Arial" w:cs="Arial"/>
          <w:sz w:val="22"/>
          <w:szCs w:val="22"/>
          <w:lang w:val="en-SG"/>
        </w:rPr>
        <w:t xml:space="preserve"> factors </w:t>
      </w:r>
      <w:r w:rsidR="00B423FA" w:rsidRPr="007C10B3">
        <w:rPr>
          <w:rFonts w:ascii="Arial" w:hAnsi="Arial" w:cs="Arial"/>
          <w:sz w:val="22"/>
          <w:szCs w:val="22"/>
          <w:lang w:val="en-SG"/>
        </w:rPr>
        <w:t xml:space="preserve">that </w:t>
      </w:r>
      <w:r w:rsidR="00AD679C" w:rsidRPr="007C10B3">
        <w:rPr>
          <w:rFonts w:ascii="Arial" w:hAnsi="Arial" w:cs="Arial"/>
          <w:sz w:val="22"/>
          <w:szCs w:val="22"/>
          <w:lang w:val="en-SG"/>
        </w:rPr>
        <w:t>influence</w:t>
      </w:r>
      <w:r w:rsidR="00B3119B" w:rsidRPr="007C10B3">
        <w:rPr>
          <w:rFonts w:ascii="Arial" w:hAnsi="Arial" w:cs="Arial"/>
          <w:sz w:val="22"/>
          <w:szCs w:val="22"/>
          <w:lang w:val="en-SG"/>
        </w:rPr>
        <w:t xml:space="preserve"> whether a person trusts an AI system</w:t>
      </w:r>
      <w:r w:rsidR="00C54781" w:rsidRPr="007C10B3">
        <w:rPr>
          <w:rFonts w:ascii="Arial" w:hAnsi="Arial" w:cs="Arial"/>
          <w:sz w:val="22"/>
          <w:szCs w:val="22"/>
          <w:lang w:val="en-SG"/>
        </w:rPr>
        <w:t xml:space="preserve">. </w:t>
      </w:r>
      <w:r w:rsidR="00E93130" w:rsidRPr="007C10B3">
        <w:rPr>
          <w:rFonts w:ascii="Arial" w:hAnsi="Arial" w:cs="Arial"/>
          <w:sz w:val="22"/>
          <w:szCs w:val="22"/>
          <w:lang w:val="en-SG"/>
        </w:rPr>
        <w:t xml:space="preserve">The dataset categorises </w:t>
      </w:r>
      <w:r w:rsidR="004F6190" w:rsidRPr="007C10B3">
        <w:rPr>
          <w:rFonts w:ascii="Arial" w:hAnsi="Arial" w:cs="Arial"/>
          <w:sz w:val="22"/>
          <w:szCs w:val="22"/>
          <w:lang w:val="en-SG"/>
        </w:rPr>
        <w:t>respondents</w:t>
      </w:r>
      <w:r w:rsidR="00AA08C7" w:rsidRPr="007C10B3">
        <w:rPr>
          <w:rFonts w:ascii="Arial" w:hAnsi="Arial" w:cs="Arial"/>
          <w:sz w:val="22"/>
          <w:szCs w:val="22"/>
          <w:lang w:val="en-SG"/>
        </w:rPr>
        <w:t xml:space="preserve"> into 4</w:t>
      </w:r>
      <w:r w:rsidR="004F6190" w:rsidRPr="007C10B3">
        <w:rPr>
          <w:rFonts w:ascii="Arial" w:hAnsi="Arial" w:cs="Arial"/>
          <w:sz w:val="22"/>
          <w:szCs w:val="22"/>
          <w:lang w:val="en-SG"/>
        </w:rPr>
        <w:t xml:space="preserve"> trust</w:t>
      </w:r>
      <w:r w:rsidR="00AA08C7" w:rsidRPr="007C10B3">
        <w:rPr>
          <w:rFonts w:ascii="Arial" w:hAnsi="Arial" w:cs="Arial"/>
          <w:sz w:val="22"/>
          <w:szCs w:val="22"/>
          <w:lang w:val="en-SG"/>
        </w:rPr>
        <w:t xml:space="preserve"> categories</w:t>
      </w:r>
      <w:r w:rsidR="00854980" w:rsidRPr="007C10B3">
        <w:rPr>
          <w:rFonts w:ascii="Arial" w:hAnsi="Arial" w:cs="Arial"/>
          <w:sz w:val="22"/>
          <w:szCs w:val="22"/>
          <w:lang w:val="en-SG"/>
        </w:rPr>
        <w:t xml:space="preserve"> under the variable, ‘</w:t>
      </w:r>
      <w:proofErr w:type="spellStart"/>
      <w:r w:rsidR="00854980" w:rsidRPr="007C10B3">
        <w:rPr>
          <w:rFonts w:ascii="Arial" w:hAnsi="Arial" w:cs="Arial"/>
          <w:sz w:val="22"/>
          <w:szCs w:val="22"/>
          <w:lang w:val="en-SG"/>
        </w:rPr>
        <w:t>user_skepticism_category</w:t>
      </w:r>
      <w:proofErr w:type="spellEnd"/>
      <w:r w:rsidR="00854980" w:rsidRPr="007C10B3">
        <w:rPr>
          <w:rFonts w:ascii="Arial" w:hAnsi="Arial" w:cs="Arial"/>
          <w:sz w:val="22"/>
          <w:szCs w:val="22"/>
          <w:lang w:val="en-SG"/>
        </w:rPr>
        <w:t>’</w:t>
      </w:r>
      <w:r w:rsidR="00AA08C7" w:rsidRPr="007C10B3">
        <w:rPr>
          <w:rFonts w:ascii="Arial" w:hAnsi="Arial" w:cs="Arial"/>
          <w:sz w:val="22"/>
          <w:szCs w:val="22"/>
          <w:lang w:val="en-SG"/>
        </w:rPr>
        <w:t xml:space="preserve"> </w:t>
      </w:r>
      <w:r w:rsidR="004F6190" w:rsidRPr="007C10B3">
        <w:rPr>
          <w:rFonts w:ascii="Arial" w:hAnsi="Arial" w:cs="Arial"/>
          <w:sz w:val="22"/>
          <w:szCs w:val="22"/>
          <w:lang w:val="en-SG"/>
        </w:rPr>
        <w:t xml:space="preserve">– </w:t>
      </w:r>
      <w:r w:rsidR="00AA08C7" w:rsidRPr="007C10B3">
        <w:rPr>
          <w:rFonts w:ascii="Arial" w:hAnsi="Arial" w:cs="Arial"/>
          <w:sz w:val="22"/>
          <w:szCs w:val="22"/>
          <w:lang w:val="en-SG"/>
        </w:rPr>
        <w:t xml:space="preserve">Blind Trust, Moderate Trust, Skeptical, </w:t>
      </w:r>
      <w:r w:rsidR="00980D77" w:rsidRPr="007C10B3">
        <w:rPr>
          <w:rFonts w:ascii="Arial" w:hAnsi="Arial" w:cs="Arial"/>
          <w:sz w:val="22"/>
          <w:szCs w:val="22"/>
          <w:lang w:val="en-SG"/>
        </w:rPr>
        <w:t>or</w:t>
      </w:r>
      <w:r w:rsidR="00AA08C7" w:rsidRPr="007C10B3">
        <w:rPr>
          <w:rFonts w:ascii="Arial" w:hAnsi="Arial" w:cs="Arial"/>
          <w:sz w:val="22"/>
          <w:szCs w:val="22"/>
          <w:lang w:val="en-SG"/>
        </w:rPr>
        <w:t xml:space="preserve"> Highly Skeptical</w:t>
      </w:r>
      <w:r w:rsidR="0017303D" w:rsidRPr="007C10B3">
        <w:rPr>
          <w:rFonts w:ascii="Arial" w:hAnsi="Arial" w:cs="Arial"/>
          <w:sz w:val="22"/>
          <w:szCs w:val="22"/>
          <w:lang w:val="en-SG"/>
        </w:rPr>
        <w:t xml:space="preserve"> (see Table 3.1)</w:t>
      </w:r>
      <w:r w:rsidR="00403614" w:rsidRPr="007C10B3">
        <w:rPr>
          <w:rFonts w:ascii="Arial" w:hAnsi="Arial" w:cs="Arial"/>
          <w:sz w:val="22"/>
          <w:szCs w:val="22"/>
          <w:lang w:val="en-SG"/>
        </w:rPr>
        <w:t xml:space="preserve"> which we have used </w:t>
      </w:r>
      <w:r w:rsidR="00760CE3" w:rsidRPr="007C10B3">
        <w:rPr>
          <w:rFonts w:ascii="Arial" w:hAnsi="Arial" w:cs="Arial"/>
          <w:sz w:val="22"/>
          <w:szCs w:val="22"/>
          <w:lang w:val="en-SG"/>
        </w:rPr>
        <w:t xml:space="preserve">as the </w:t>
      </w:r>
      <w:r w:rsidR="007425E4" w:rsidRPr="007C10B3">
        <w:rPr>
          <w:rFonts w:ascii="Arial" w:hAnsi="Arial" w:cs="Arial"/>
          <w:sz w:val="22"/>
          <w:szCs w:val="22"/>
          <w:lang w:val="en-SG"/>
        </w:rPr>
        <w:t>target variable</w:t>
      </w:r>
      <w:r w:rsidR="006B3987" w:rsidRPr="007C10B3">
        <w:rPr>
          <w:rFonts w:ascii="Arial" w:hAnsi="Arial" w:cs="Arial"/>
          <w:sz w:val="22"/>
          <w:szCs w:val="22"/>
          <w:lang w:val="en-SG"/>
        </w:rPr>
        <w:t xml:space="preserve">. </w:t>
      </w:r>
    </w:p>
    <w:p w14:paraId="545D219E" w14:textId="117014E1" w:rsidR="000D488B" w:rsidRPr="007C10B3" w:rsidRDefault="00EF34A0" w:rsidP="00D12B71">
      <w:pPr>
        <w:jc w:val="both"/>
        <w:rPr>
          <w:rFonts w:ascii="Arial" w:hAnsi="Arial" w:cs="Arial"/>
          <w:b/>
          <w:bCs/>
          <w:sz w:val="22"/>
          <w:szCs w:val="22"/>
          <w:lang w:val="en-SG"/>
        </w:rPr>
      </w:pPr>
      <w:r w:rsidRPr="007C10B3">
        <w:rPr>
          <w:rFonts w:ascii="Arial" w:hAnsi="Arial" w:cs="Arial"/>
          <w:b/>
          <w:bCs/>
          <w:sz w:val="22"/>
          <w:szCs w:val="22"/>
          <w:lang w:val="en-SG"/>
        </w:rPr>
        <w:t xml:space="preserve"> </w:t>
      </w:r>
    </w:p>
    <w:tbl>
      <w:tblPr>
        <w:tblStyle w:val="TableGrid"/>
        <w:tblW w:w="5000" w:type="pct"/>
        <w:tblLook w:val="04A0" w:firstRow="1" w:lastRow="0" w:firstColumn="1" w:lastColumn="0" w:noHBand="0" w:noVBand="1"/>
      </w:tblPr>
      <w:tblGrid>
        <w:gridCol w:w="1952"/>
        <w:gridCol w:w="591"/>
        <w:gridCol w:w="995"/>
        <w:gridCol w:w="6912"/>
      </w:tblGrid>
      <w:tr w:rsidR="00B44AB3" w:rsidRPr="007C10B3" w14:paraId="1CE9DAAB" w14:textId="77777777" w:rsidTr="00C62FDB">
        <w:tc>
          <w:tcPr>
            <w:tcW w:w="934" w:type="pct"/>
            <w:shd w:val="clear" w:color="auto" w:fill="002060"/>
          </w:tcPr>
          <w:p w14:paraId="399761C5" w14:textId="77777777" w:rsidR="00B44AB3" w:rsidRPr="007C10B3" w:rsidRDefault="00B44AB3" w:rsidP="00D12B71">
            <w:pPr>
              <w:jc w:val="both"/>
              <w:rPr>
                <w:rFonts w:ascii="Arial" w:hAnsi="Arial" w:cs="Arial"/>
                <w:color w:val="FFFFFF" w:themeColor="background1"/>
                <w:sz w:val="22"/>
                <w:szCs w:val="22"/>
              </w:rPr>
            </w:pPr>
            <w:r w:rsidRPr="007C10B3">
              <w:rPr>
                <w:rFonts w:ascii="Arial" w:hAnsi="Arial" w:cs="Arial"/>
                <w:b/>
                <w:color w:val="FFFFFF" w:themeColor="background1"/>
                <w:sz w:val="22"/>
                <w:szCs w:val="22"/>
              </w:rPr>
              <w:t>Trust Category</w:t>
            </w:r>
          </w:p>
        </w:tc>
        <w:tc>
          <w:tcPr>
            <w:tcW w:w="283" w:type="pct"/>
            <w:shd w:val="clear" w:color="auto" w:fill="002060"/>
          </w:tcPr>
          <w:p w14:paraId="7F8EA2B2" w14:textId="77777777" w:rsidR="00B44AB3" w:rsidRPr="007C10B3" w:rsidRDefault="00B44AB3" w:rsidP="00D12B71">
            <w:pPr>
              <w:jc w:val="both"/>
              <w:rPr>
                <w:rFonts w:ascii="Arial" w:hAnsi="Arial" w:cs="Arial"/>
                <w:color w:val="FFFFFF" w:themeColor="background1"/>
                <w:sz w:val="22"/>
                <w:szCs w:val="22"/>
              </w:rPr>
            </w:pPr>
            <w:r w:rsidRPr="007C10B3">
              <w:rPr>
                <w:rFonts w:ascii="Arial" w:hAnsi="Arial" w:cs="Arial"/>
                <w:b/>
                <w:color w:val="FFFFFF" w:themeColor="background1"/>
                <w:sz w:val="22"/>
                <w:szCs w:val="22"/>
              </w:rPr>
              <w:t>n</w:t>
            </w:r>
          </w:p>
        </w:tc>
        <w:tc>
          <w:tcPr>
            <w:tcW w:w="476" w:type="pct"/>
            <w:shd w:val="clear" w:color="auto" w:fill="002060"/>
          </w:tcPr>
          <w:p w14:paraId="1E048898" w14:textId="77777777" w:rsidR="00B44AB3" w:rsidRPr="007C10B3" w:rsidRDefault="00B44AB3" w:rsidP="00D12B71">
            <w:pPr>
              <w:jc w:val="both"/>
              <w:rPr>
                <w:rFonts w:ascii="Arial" w:hAnsi="Arial" w:cs="Arial"/>
                <w:color w:val="FFFFFF" w:themeColor="background1"/>
                <w:sz w:val="22"/>
                <w:szCs w:val="22"/>
              </w:rPr>
            </w:pPr>
            <w:r w:rsidRPr="007C10B3">
              <w:rPr>
                <w:rFonts w:ascii="Arial" w:hAnsi="Arial" w:cs="Arial"/>
                <w:b/>
                <w:color w:val="FFFFFF" w:themeColor="background1"/>
                <w:sz w:val="22"/>
                <w:szCs w:val="22"/>
              </w:rPr>
              <w:t>Share</w:t>
            </w:r>
          </w:p>
        </w:tc>
        <w:tc>
          <w:tcPr>
            <w:tcW w:w="3306" w:type="pct"/>
            <w:shd w:val="clear" w:color="auto" w:fill="002060"/>
          </w:tcPr>
          <w:p w14:paraId="2EF8E159" w14:textId="77777777" w:rsidR="00B44AB3" w:rsidRPr="007C10B3" w:rsidRDefault="00B44AB3" w:rsidP="00D12B71">
            <w:pPr>
              <w:jc w:val="both"/>
              <w:rPr>
                <w:rFonts w:ascii="Arial" w:hAnsi="Arial" w:cs="Arial"/>
                <w:color w:val="FFFFFF" w:themeColor="background1"/>
                <w:sz w:val="22"/>
                <w:szCs w:val="22"/>
              </w:rPr>
            </w:pPr>
            <w:r w:rsidRPr="007C10B3">
              <w:rPr>
                <w:rFonts w:ascii="Arial" w:hAnsi="Arial" w:cs="Arial"/>
                <w:b/>
                <w:color w:val="FFFFFF" w:themeColor="background1"/>
                <w:sz w:val="22"/>
                <w:szCs w:val="22"/>
              </w:rPr>
              <w:t>Behavioural Profile</w:t>
            </w:r>
          </w:p>
        </w:tc>
      </w:tr>
      <w:tr w:rsidR="00B44AB3" w:rsidRPr="007C10B3" w14:paraId="715648D8" w14:textId="77777777" w:rsidTr="00C62FDB">
        <w:tc>
          <w:tcPr>
            <w:tcW w:w="934" w:type="pct"/>
          </w:tcPr>
          <w:p w14:paraId="52768299" w14:textId="77777777" w:rsidR="00B44AB3" w:rsidRPr="007C10B3" w:rsidRDefault="00B44AB3" w:rsidP="00D12B71">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Blind Trust</w:t>
            </w:r>
          </w:p>
        </w:tc>
        <w:tc>
          <w:tcPr>
            <w:tcW w:w="283" w:type="pct"/>
          </w:tcPr>
          <w:p w14:paraId="277D156E"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367</w:t>
            </w:r>
          </w:p>
        </w:tc>
        <w:tc>
          <w:tcPr>
            <w:tcW w:w="476" w:type="pct"/>
          </w:tcPr>
          <w:p w14:paraId="04ABDB61"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36.7%</w:t>
            </w:r>
          </w:p>
        </w:tc>
        <w:tc>
          <w:tcPr>
            <w:tcW w:w="3306" w:type="pct"/>
          </w:tcPr>
          <w:p w14:paraId="500BD77A"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Accepts AI outputs without verification or critical evaluation.</w:t>
            </w:r>
          </w:p>
        </w:tc>
      </w:tr>
      <w:tr w:rsidR="00B44AB3" w:rsidRPr="007C10B3" w14:paraId="384B755E" w14:textId="77777777" w:rsidTr="00C62FDB">
        <w:tc>
          <w:tcPr>
            <w:tcW w:w="934" w:type="pct"/>
          </w:tcPr>
          <w:p w14:paraId="16358B65" w14:textId="77777777" w:rsidR="00B44AB3" w:rsidRPr="007C10B3" w:rsidRDefault="00B44AB3" w:rsidP="00D12B71">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Moderate Trust</w:t>
            </w:r>
          </w:p>
        </w:tc>
        <w:tc>
          <w:tcPr>
            <w:tcW w:w="283" w:type="pct"/>
          </w:tcPr>
          <w:p w14:paraId="1F315E03"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311</w:t>
            </w:r>
          </w:p>
        </w:tc>
        <w:tc>
          <w:tcPr>
            <w:tcW w:w="476" w:type="pct"/>
          </w:tcPr>
          <w:p w14:paraId="43F05508"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31.1%</w:t>
            </w:r>
          </w:p>
        </w:tc>
        <w:tc>
          <w:tcPr>
            <w:tcW w:w="3306" w:type="pct"/>
          </w:tcPr>
          <w:p w14:paraId="75FAF9BB"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Extends measured trust; may verify selectively; does not default to skepticism.</w:t>
            </w:r>
          </w:p>
        </w:tc>
      </w:tr>
      <w:tr w:rsidR="00B44AB3" w:rsidRPr="007C10B3" w14:paraId="37B2889D" w14:textId="77777777" w:rsidTr="00C62FDB">
        <w:tc>
          <w:tcPr>
            <w:tcW w:w="934" w:type="pct"/>
          </w:tcPr>
          <w:p w14:paraId="41E26958" w14:textId="77777777" w:rsidR="00B44AB3" w:rsidRPr="007C10B3" w:rsidRDefault="00B44AB3" w:rsidP="00D12B71">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Skeptical</w:t>
            </w:r>
          </w:p>
        </w:tc>
        <w:tc>
          <w:tcPr>
            <w:tcW w:w="283" w:type="pct"/>
          </w:tcPr>
          <w:p w14:paraId="25F038C6"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265</w:t>
            </w:r>
          </w:p>
        </w:tc>
        <w:tc>
          <w:tcPr>
            <w:tcW w:w="476" w:type="pct"/>
          </w:tcPr>
          <w:p w14:paraId="0BBEDBAD"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26.5%</w:t>
            </w:r>
          </w:p>
        </w:tc>
        <w:tc>
          <w:tcPr>
            <w:tcW w:w="3306" w:type="pct"/>
          </w:tcPr>
          <w:p w14:paraId="33FE23DC"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Actively questions outputs; verifies AI claims before acting on them.</w:t>
            </w:r>
          </w:p>
        </w:tc>
      </w:tr>
      <w:tr w:rsidR="00B44AB3" w:rsidRPr="007C10B3" w14:paraId="70D13FB7" w14:textId="77777777" w:rsidTr="00C62FDB">
        <w:tc>
          <w:tcPr>
            <w:tcW w:w="934" w:type="pct"/>
          </w:tcPr>
          <w:p w14:paraId="572FB2C5" w14:textId="77777777" w:rsidR="00B44AB3" w:rsidRPr="007C10B3" w:rsidRDefault="00B44AB3" w:rsidP="00D12B71">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Highly Skeptical</w:t>
            </w:r>
          </w:p>
        </w:tc>
        <w:tc>
          <w:tcPr>
            <w:tcW w:w="283" w:type="pct"/>
          </w:tcPr>
          <w:p w14:paraId="5BEA1132"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 xml:space="preserve"> 57</w:t>
            </w:r>
          </w:p>
        </w:tc>
        <w:tc>
          <w:tcPr>
            <w:tcW w:w="476" w:type="pct"/>
          </w:tcPr>
          <w:p w14:paraId="3DA29F01" w14:textId="77777777" w:rsidR="00B44AB3" w:rsidRPr="007C10B3" w:rsidRDefault="00B44AB3" w:rsidP="00D12B71">
            <w:pPr>
              <w:jc w:val="both"/>
              <w:rPr>
                <w:rFonts w:ascii="Arial" w:hAnsi="Arial" w:cs="Arial"/>
                <w:color w:val="000000" w:themeColor="text1"/>
                <w:sz w:val="22"/>
                <w:szCs w:val="22"/>
              </w:rPr>
            </w:pPr>
            <w:r w:rsidRPr="007C10B3">
              <w:rPr>
                <w:rFonts w:ascii="Arial" w:hAnsi="Arial" w:cs="Arial"/>
                <w:color w:val="000000" w:themeColor="text1"/>
                <w:sz w:val="22"/>
                <w:szCs w:val="22"/>
              </w:rPr>
              <w:t xml:space="preserve"> 5.7%</w:t>
            </w:r>
          </w:p>
        </w:tc>
        <w:tc>
          <w:tcPr>
            <w:tcW w:w="3306" w:type="pct"/>
          </w:tcPr>
          <w:p w14:paraId="22BABC29" w14:textId="77777777" w:rsidR="00B44AB3" w:rsidRPr="007C10B3" w:rsidRDefault="00B44AB3" w:rsidP="00D12B71">
            <w:pPr>
              <w:keepNext/>
              <w:jc w:val="both"/>
              <w:rPr>
                <w:rFonts w:ascii="Arial" w:hAnsi="Arial" w:cs="Arial"/>
                <w:color w:val="000000" w:themeColor="text1"/>
                <w:sz w:val="22"/>
                <w:szCs w:val="22"/>
              </w:rPr>
            </w:pPr>
            <w:r w:rsidRPr="007C10B3">
              <w:rPr>
                <w:rFonts w:ascii="Arial" w:hAnsi="Arial" w:cs="Arial"/>
                <w:color w:val="000000" w:themeColor="text1"/>
                <w:sz w:val="22"/>
                <w:szCs w:val="22"/>
              </w:rPr>
              <w:t>Systematically distrusts AI; treats outputs as unreliable by default.</w:t>
            </w:r>
          </w:p>
        </w:tc>
      </w:tr>
    </w:tbl>
    <w:p w14:paraId="77F13F40" w14:textId="342D6BCC" w:rsidR="0051362E" w:rsidRPr="007C10B3" w:rsidRDefault="001F1B49" w:rsidP="00D12B71">
      <w:pPr>
        <w:pStyle w:val="Caption"/>
        <w:spacing w:before="100" w:after="0"/>
        <w:rPr>
          <w:b/>
          <w:i w:val="0"/>
          <w:sz w:val="22"/>
          <w:szCs w:val="22"/>
          <w:lang w:val="en-SG"/>
        </w:rPr>
      </w:pPr>
      <w:r w:rsidRPr="7A65AAE8">
        <w:rPr>
          <w:i w:val="0"/>
        </w:rPr>
        <w:t>Table 3.1 – Types of Trust Profiles</w:t>
      </w:r>
    </w:p>
    <w:p w14:paraId="40DC335D" w14:textId="7DA6A3C1" w:rsidR="0028144C" w:rsidRPr="007C10B3" w:rsidRDefault="00B35892" w:rsidP="00D12B71">
      <w:pPr>
        <w:pStyle w:val="Heading3"/>
      </w:pPr>
      <w:r w:rsidRPr="007C10B3">
        <w:t>Data Preparation</w:t>
      </w:r>
    </w:p>
    <w:p w14:paraId="05A711EA" w14:textId="60388A36" w:rsidR="00845538" w:rsidRPr="007C10B3" w:rsidRDefault="00845538" w:rsidP="00D12B71">
      <w:pPr>
        <w:jc w:val="both"/>
        <w:rPr>
          <w:rFonts w:ascii="Arial" w:hAnsi="Arial" w:cs="Arial"/>
          <w:sz w:val="22"/>
          <w:szCs w:val="22"/>
          <w:lang w:val="en-US"/>
        </w:rPr>
      </w:pPr>
      <w:r w:rsidRPr="007C10B3">
        <w:rPr>
          <w:rFonts w:ascii="Arial" w:hAnsi="Arial" w:cs="Arial"/>
          <w:sz w:val="22"/>
          <w:szCs w:val="22"/>
          <w:lang w:val="en-US"/>
        </w:rPr>
        <w:t>First</w:t>
      </w:r>
      <w:r w:rsidR="00480740" w:rsidRPr="007C10B3">
        <w:rPr>
          <w:rFonts w:ascii="Arial" w:hAnsi="Arial" w:cs="Arial"/>
          <w:sz w:val="22"/>
          <w:szCs w:val="22"/>
          <w:lang w:val="en-US"/>
        </w:rPr>
        <w:t>ly</w:t>
      </w:r>
      <w:r w:rsidRPr="007C10B3">
        <w:rPr>
          <w:rFonts w:ascii="Arial" w:hAnsi="Arial" w:cs="Arial"/>
          <w:sz w:val="22"/>
          <w:szCs w:val="22"/>
          <w:lang w:val="en-US"/>
        </w:rPr>
        <w:t>, data preparation involved handling missing values</w:t>
      </w:r>
      <w:r w:rsidR="00300ACD" w:rsidRPr="007C10B3">
        <w:rPr>
          <w:rFonts w:ascii="Arial" w:hAnsi="Arial" w:cs="Arial"/>
          <w:sz w:val="22"/>
          <w:szCs w:val="22"/>
          <w:lang w:val="en-US"/>
        </w:rPr>
        <w:t xml:space="preserve">. </w:t>
      </w:r>
      <w:r w:rsidR="00083C48" w:rsidRPr="007C10B3">
        <w:rPr>
          <w:rFonts w:ascii="Arial" w:hAnsi="Arial" w:cs="Arial"/>
          <w:sz w:val="22"/>
          <w:szCs w:val="22"/>
          <w:lang w:val="en-US"/>
        </w:rPr>
        <w:t xml:space="preserve">Missing values </w:t>
      </w:r>
      <w:r w:rsidR="00A4650E" w:rsidRPr="007C10B3">
        <w:rPr>
          <w:rFonts w:ascii="Arial" w:hAnsi="Arial" w:cs="Arial"/>
          <w:sz w:val="22"/>
          <w:szCs w:val="22"/>
          <w:lang w:val="en-US"/>
        </w:rPr>
        <w:t xml:space="preserve">were handled by </w:t>
      </w:r>
      <w:r w:rsidR="00852876" w:rsidRPr="007C10B3">
        <w:rPr>
          <w:rFonts w:ascii="Arial" w:hAnsi="Arial" w:cs="Arial"/>
          <w:sz w:val="22"/>
          <w:szCs w:val="22"/>
          <w:lang w:val="en-US"/>
        </w:rPr>
        <w:t xml:space="preserve">imputing with the mode </w:t>
      </w:r>
      <w:r w:rsidR="004D48ED" w:rsidRPr="007C10B3">
        <w:rPr>
          <w:rFonts w:ascii="Arial" w:hAnsi="Arial" w:cs="Arial"/>
          <w:sz w:val="22"/>
          <w:szCs w:val="22"/>
          <w:lang w:val="en-US"/>
        </w:rPr>
        <w:t xml:space="preserve">(e.g. </w:t>
      </w:r>
      <w:r w:rsidR="00F31831" w:rsidRPr="007C10B3">
        <w:rPr>
          <w:rFonts w:ascii="Arial" w:hAnsi="Arial" w:cs="Arial"/>
          <w:sz w:val="22"/>
          <w:szCs w:val="22"/>
          <w:lang w:val="en-US"/>
        </w:rPr>
        <w:t xml:space="preserve">the </w:t>
      </w:r>
      <w:proofErr w:type="spellStart"/>
      <w:r w:rsidR="00F31831" w:rsidRPr="007C10B3">
        <w:rPr>
          <w:rFonts w:ascii="Arial" w:hAnsi="Arial" w:cs="Arial"/>
          <w:sz w:val="22"/>
          <w:szCs w:val="22"/>
          <w:lang w:val="en-US"/>
        </w:rPr>
        <w:t>urgency_level</w:t>
      </w:r>
      <w:proofErr w:type="spellEnd"/>
      <w:r w:rsidR="00F31831" w:rsidRPr="007C10B3">
        <w:rPr>
          <w:rFonts w:ascii="Arial" w:hAnsi="Arial" w:cs="Arial"/>
          <w:sz w:val="22"/>
          <w:szCs w:val="22"/>
          <w:lang w:val="en-US"/>
        </w:rPr>
        <w:t xml:space="preserve"> variable had 221 missing values </w:t>
      </w:r>
      <w:r w:rsidR="009F68CE" w:rsidRPr="007C10B3">
        <w:rPr>
          <w:rFonts w:ascii="Arial" w:hAnsi="Arial" w:cs="Arial"/>
          <w:sz w:val="22"/>
          <w:szCs w:val="22"/>
          <w:lang w:val="en-US"/>
        </w:rPr>
        <w:t xml:space="preserve">and were imputed </w:t>
      </w:r>
      <w:r w:rsidR="00726F38" w:rsidRPr="007C10B3">
        <w:rPr>
          <w:rFonts w:ascii="Arial" w:hAnsi="Arial" w:cs="Arial"/>
          <w:sz w:val="22"/>
          <w:szCs w:val="22"/>
          <w:lang w:val="en-US"/>
        </w:rPr>
        <w:t>with mode, 'Medium'</w:t>
      </w:r>
      <w:r w:rsidR="0094242A" w:rsidRPr="007C10B3">
        <w:rPr>
          <w:rFonts w:ascii="Arial" w:hAnsi="Arial" w:cs="Arial"/>
          <w:sz w:val="22"/>
          <w:szCs w:val="22"/>
          <w:lang w:val="en-US"/>
        </w:rPr>
        <w:t xml:space="preserve"> (the other categories being </w:t>
      </w:r>
      <w:r w:rsidR="00871E3F" w:rsidRPr="007C10B3">
        <w:rPr>
          <w:rFonts w:ascii="Arial" w:hAnsi="Arial" w:cs="Arial"/>
          <w:sz w:val="22"/>
          <w:szCs w:val="22"/>
          <w:lang w:val="en-US"/>
        </w:rPr>
        <w:t>‘L</w:t>
      </w:r>
      <w:r w:rsidR="0094242A" w:rsidRPr="007C10B3">
        <w:rPr>
          <w:rFonts w:ascii="Arial" w:hAnsi="Arial" w:cs="Arial"/>
          <w:sz w:val="22"/>
          <w:szCs w:val="22"/>
          <w:lang w:val="en-US"/>
        </w:rPr>
        <w:t>ow</w:t>
      </w:r>
      <w:r w:rsidR="00871E3F" w:rsidRPr="007C10B3">
        <w:rPr>
          <w:rFonts w:ascii="Arial" w:hAnsi="Arial" w:cs="Arial"/>
          <w:sz w:val="22"/>
          <w:szCs w:val="22"/>
          <w:lang w:val="en-US"/>
        </w:rPr>
        <w:t>’</w:t>
      </w:r>
      <w:r w:rsidR="0094242A" w:rsidRPr="007C10B3">
        <w:rPr>
          <w:rFonts w:ascii="Arial" w:hAnsi="Arial" w:cs="Arial"/>
          <w:sz w:val="22"/>
          <w:szCs w:val="22"/>
          <w:lang w:val="en-US"/>
        </w:rPr>
        <w:t xml:space="preserve"> and </w:t>
      </w:r>
      <w:r w:rsidR="00871E3F" w:rsidRPr="007C10B3">
        <w:rPr>
          <w:rFonts w:ascii="Arial" w:hAnsi="Arial" w:cs="Arial"/>
          <w:sz w:val="22"/>
          <w:szCs w:val="22"/>
          <w:lang w:val="en-US"/>
        </w:rPr>
        <w:t>‘H</w:t>
      </w:r>
      <w:r w:rsidR="0094242A" w:rsidRPr="007C10B3">
        <w:rPr>
          <w:rFonts w:ascii="Arial" w:hAnsi="Arial" w:cs="Arial"/>
          <w:sz w:val="22"/>
          <w:szCs w:val="22"/>
          <w:lang w:val="en-US"/>
        </w:rPr>
        <w:t>igh</w:t>
      </w:r>
      <w:r w:rsidR="00871E3F" w:rsidRPr="007C10B3">
        <w:rPr>
          <w:rFonts w:ascii="Arial" w:hAnsi="Arial" w:cs="Arial"/>
          <w:sz w:val="22"/>
          <w:szCs w:val="22"/>
          <w:lang w:val="en-US"/>
        </w:rPr>
        <w:t>’</w:t>
      </w:r>
      <w:r w:rsidR="0094242A" w:rsidRPr="007C10B3">
        <w:rPr>
          <w:rFonts w:ascii="Arial" w:hAnsi="Arial" w:cs="Arial"/>
          <w:sz w:val="22"/>
          <w:szCs w:val="22"/>
          <w:lang w:val="en-US"/>
        </w:rPr>
        <w:t>)</w:t>
      </w:r>
      <w:r w:rsidR="00726F38" w:rsidRPr="007C10B3">
        <w:rPr>
          <w:rFonts w:ascii="Arial" w:hAnsi="Arial" w:cs="Arial"/>
          <w:sz w:val="22"/>
          <w:szCs w:val="22"/>
          <w:lang w:val="en-US"/>
        </w:rPr>
        <w:t>.</w:t>
      </w:r>
      <w:r w:rsidR="00EF53EE" w:rsidRPr="007C10B3">
        <w:rPr>
          <w:rFonts w:ascii="Arial" w:hAnsi="Arial" w:cs="Arial"/>
          <w:sz w:val="22"/>
          <w:szCs w:val="22"/>
          <w:lang w:val="en-US"/>
        </w:rPr>
        <w:t xml:space="preserve"> A separate missing flag column was also created to signal </w:t>
      </w:r>
      <w:r w:rsidR="00C22255" w:rsidRPr="007C10B3">
        <w:rPr>
          <w:rFonts w:ascii="Arial" w:hAnsi="Arial" w:cs="Arial"/>
          <w:sz w:val="22"/>
          <w:szCs w:val="22"/>
          <w:lang w:val="en-US"/>
        </w:rPr>
        <w:t xml:space="preserve">which values were initially missing. </w:t>
      </w:r>
      <w:r w:rsidR="00726F38" w:rsidRPr="007C10B3">
        <w:rPr>
          <w:rFonts w:ascii="Arial" w:hAnsi="Arial" w:cs="Arial"/>
          <w:sz w:val="22"/>
          <w:szCs w:val="22"/>
          <w:lang w:val="en-US"/>
        </w:rPr>
        <w:t xml:space="preserve"> </w:t>
      </w:r>
    </w:p>
    <w:p w14:paraId="0B281E41" w14:textId="77777777" w:rsidR="00845538" w:rsidRPr="007C10B3" w:rsidRDefault="00845538" w:rsidP="00D12B71">
      <w:pPr>
        <w:jc w:val="both"/>
        <w:rPr>
          <w:rFonts w:ascii="Arial" w:hAnsi="Arial" w:cs="Arial"/>
          <w:sz w:val="22"/>
          <w:szCs w:val="22"/>
          <w:lang w:val="en-US"/>
        </w:rPr>
      </w:pPr>
    </w:p>
    <w:p w14:paraId="1E09392B" w14:textId="1BFB8570" w:rsidR="0084634C" w:rsidRPr="007C10B3" w:rsidRDefault="00C22255" w:rsidP="00D12B71">
      <w:pPr>
        <w:jc w:val="both"/>
        <w:rPr>
          <w:rFonts w:ascii="Arial" w:hAnsi="Arial" w:cs="Arial"/>
          <w:sz w:val="22"/>
          <w:szCs w:val="22"/>
          <w:lang w:val="en-US"/>
        </w:rPr>
      </w:pPr>
      <w:r w:rsidRPr="007C10B3">
        <w:rPr>
          <w:rFonts w:ascii="Arial" w:hAnsi="Arial" w:cs="Arial"/>
          <w:sz w:val="22"/>
          <w:szCs w:val="22"/>
          <w:lang w:val="en-US"/>
        </w:rPr>
        <w:t xml:space="preserve">Secondly, </w:t>
      </w:r>
      <w:r w:rsidR="007B7C58" w:rsidRPr="007C10B3">
        <w:rPr>
          <w:rFonts w:ascii="Arial" w:hAnsi="Arial" w:cs="Arial"/>
          <w:sz w:val="22"/>
          <w:szCs w:val="22"/>
          <w:lang w:val="en-US"/>
        </w:rPr>
        <w:t>the appropriate encoding technique</w:t>
      </w:r>
      <w:r w:rsidR="00141DE5" w:rsidRPr="007C10B3">
        <w:rPr>
          <w:rFonts w:ascii="Arial" w:hAnsi="Arial" w:cs="Arial"/>
          <w:sz w:val="22"/>
          <w:szCs w:val="22"/>
          <w:lang w:val="en-US"/>
        </w:rPr>
        <w:t>s</w:t>
      </w:r>
      <w:r w:rsidR="007B7C58" w:rsidRPr="007C10B3">
        <w:rPr>
          <w:rFonts w:ascii="Arial" w:hAnsi="Arial" w:cs="Arial"/>
          <w:sz w:val="22"/>
          <w:szCs w:val="22"/>
          <w:lang w:val="en-US"/>
        </w:rPr>
        <w:t xml:space="preserve"> w</w:t>
      </w:r>
      <w:r w:rsidR="00141DE5" w:rsidRPr="007C10B3">
        <w:rPr>
          <w:rFonts w:ascii="Arial" w:hAnsi="Arial" w:cs="Arial"/>
          <w:sz w:val="22"/>
          <w:szCs w:val="22"/>
          <w:lang w:val="en-US"/>
        </w:rPr>
        <w:t>ere</w:t>
      </w:r>
      <w:r w:rsidR="007B7C58" w:rsidRPr="007C10B3">
        <w:rPr>
          <w:rFonts w:ascii="Arial" w:hAnsi="Arial" w:cs="Arial"/>
          <w:sz w:val="22"/>
          <w:szCs w:val="22"/>
          <w:lang w:val="en-US"/>
        </w:rPr>
        <w:t xml:space="preserve"> applied to </w:t>
      </w:r>
      <w:r w:rsidR="00E73C28" w:rsidRPr="007C10B3">
        <w:rPr>
          <w:rFonts w:ascii="Arial" w:hAnsi="Arial" w:cs="Arial"/>
          <w:sz w:val="22"/>
          <w:szCs w:val="22"/>
          <w:lang w:val="en-US"/>
        </w:rPr>
        <w:t>nominal</w:t>
      </w:r>
      <w:r w:rsidR="00265DD6" w:rsidRPr="007C10B3">
        <w:rPr>
          <w:rFonts w:ascii="Arial" w:hAnsi="Arial" w:cs="Arial"/>
          <w:sz w:val="22"/>
          <w:szCs w:val="22"/>
          <w:lang w:val="en-US"/>
        </w:rPr>
        <w:t xml:space="preserve"> (e.g. </w:t>
      </w:r>
      <w:proofErr w:type="spellStart"/>
      <w:r w:rsidR="000E49E2" w:rsidRPr="007C10B3">
        <w:rPr>
          <w:rFonts w:ascii="Arial" w:hAnsi="Arial" w:cs="Arial"/>
          <w:sz w:val="22"/>
          <w:szCs w:val="22"/>
          <w:lang w:val="en-US"/>
        </w:rPr>
        <w:t>ai_model_name</w:t>
      </w:r>
      <w:proofErr w:type="spellEnd"/>
      <w:r w:rsidR="000E49E2" w:rsidRPr="007C10B3">
        <w:rPr>
          <w:rFonts w:ascii="Arial" w:hAnsi="Arial" w:cs="Arial"/>
          <w:sz w:val="22"/>
          <w:szCs w:val="22"/>
          <w:lang w:val="en-US"/>
        </w:rPr>
        <w:t xml:space="preserve">, </w:t>
      </w:r>
      <w:proofErr w:type="spellStart"/>
      <w:r w:rsidR="000E49E2" w:rsidRPr="007C10B3">
        <w:rPr>
          <w:rFonts w:ascii="Arial" w:hAnsi="Arial" w:cs="Arial"/>
          <w:sz w:val="22"/>
          <w:szCs w:val="22"/>
          <w:lang w:val="en-US"/>
        </w:rPr>
        <w:t>query_category</w:t>
      </w:r>
      <w:proofErr w:type="spellEnd"/>
      <w:r w:rsidR="00AD1657" w:rsidRPr="007C10B3">
        <w:rPr>
          <w:rFonts w:ascii="Arial" w:hAnsi="Arial" w:cs="Arial"/>
          <w:sz w:val="22"/>
          <w:szCs w:val="22"/>
          <w:lang w:val="en-US"/>
        </w:rPr>
        <w:t xml:space="preserve">) </w:t>
      </w:r>
      <w:r w:rsidR="00141DE5" w:rsidRPr="007C10B3">
        <w:rPr>
          <w:rFonts w:ascii="Arial" w:hAnsi="Arial" w:cs="Arial"/>
          <w:sz w:val="22"/>
          <w:szCs w:val="22"/>
          <w:lang w:val="en-US"/>
        </w:rPr>
        <w:t>and</w:t>
      </w:r>
      <w:r w:rsidR="00E73C28" w:rsidRPr="007C10B3">
        <w:rPr>
          <w:rFonts w:ascii="Arial" w:hAnsi="Arial" w:cs="Arial"/>
          <w:sz w:val="22"/>
          <w:szCs w:val="22"/>
          <w:lang w:val="en-US"/>
        </w:rPr>
        <w:t xml:space="preserve"> ordinal</w:t>
      </w:r>
      <w:r w:rsidR="00141DE5" w:rsidRPr="007C10B3">
        <w:rPr>
          <w:rFonts w:ascii="Arial" w:hAnsi="Arial" w:cs="Arial"/>
          <w:sz w:val="22"/>
          <w:szCs w:val="22"/>
          <w:lang w:val="en-US"/>
        </w:rPr>
        <w:t xml:space="preserve"> variables</w:t>
      </w:r>
      <w:r w:rsidR="004424D8" w:rsidRPr="007C10B3">
        <w:rPr>
          <w:rFonts w:ascii="Arial" w:hAnsi="Arial" w:cs="Arial"/>
          <w:sz w:val="22"/>
          <w:szCs w:val="22"/>
          <w:lang w:val="en-US"/>
        </w:rPr>
        <w:t xml:space="preserve"> (</w:t>
      </w:r>
      <w:proofErr w:type="spellStart"/>
      <w:r w:rsidR="004424D8" w:rsidRPr="007C10B3">
        <w:rPr>
          <w:rFonts w:ascii="Arial" w:hAnsi="Arial" w:cs="Arial"/>
          <w:sz w:val="22"/>
          <w:szCs w:val="22"/>
          <w:lang w:val="en-US"/>
        </w:rPr>
        <w:t>answer_detail_level</w:t>
      </w:r>
      <w:proofErr w:type="spellEnd"/>
      <w:r w:rsidR="004424D8" w:rsidRPr="007C10B3">
        <w:rPr>
          <w:rFonts w:ascii="Arial" w:hAnsi="Arial" w:cs="Arial"/>
          <w:sz w:val="22"/>
          <w:szCs w:val="22"/>
          <w:lang w:val="en-US"/>
        </w:rPr>
        <w:t xml:space="preserve">, </w:t>
      </w:r>
      <w:proofErr w:type="spellStart"/>
      <w:r w:rsidR="004424D8" w:rsidRPr="007C10B3">
        <w:rPr>
          <w:rFonts w:ascii="Arial" w:hAnsi="Arial" w:cs="Arial"/>
          <w:sz w:val="22"/>
          <w:szCs w:val="22"/>
          <w:lang w:val="en-US"/>
        </w:rPr>
        <w:t>respondent_age_bracket</w:t>
      </w:r>
      <w:proofErr w:type="spellEnd"/>
      <w:r w:rsidR="004424D8" w:rsidRPr="007C10B3">
        <w:rPr>
          <w:rFonts w:ascii="Arial" w:hAnsi="Arial" w:cs="Arial"/>
          <w:sz w:val="22"/>
          <w:szCs w:val="22"/>
          <w:lang w:val="en-US"/>
        </w:rPr>
        <w:t>)</w:t>
      </w:r>
      <w:r w:rsidR="0078245E" w:rsidRPr="007C10B3">
        <w:rPr>
          <w:rFonts w:ascii="Arial" w:hAnsi="Arial" w:cs="Arial"/>
          <w:sz w:val="22"/>
          <w:szCs w:val="22"/>
          <w:lang w:val="en-US"/>
        </w:rPr>
        <w:t>. One-hot encoding</w:t>
      </w:r>
      <w:r w:rsidR="00265DD6" w:rsidRPr="007C10B3">
        <w:rPr>
          <w:rFonts w:ascii="Arial" w:hAnsi="Arial" w:cs="Arial"/>
          <w:sz w:val="22"/>
          <w:szCs w:val="22"/>
          <w:lang w:val="en-US"/>
        </w:rPr>
        <w:t xml:space="preserve"> was applied to nominal variables while ordinal encoding </w:t>
      </w:r>
      <w:r w:rsidR="00426C5D" w:rsidRPr="007C10B3">
        <w:rPr>
          <w:rFonts w:ascii="Arial" w:hAnsi="Arial" w:cs="Arial"/>
          <w:sz w:val="22"/>
          <w:szCs w:val="22"/>
          <w:lang w:val="en-US"/>
        </w:rPr>
        <w:t xml:space="preserve">was </w:t>
      </w:r>
      <w:r w:rsidR="00265DD6" w:rsidRPr="007C10B3">
        <w:rPr>
          <w:rFonts w:ascii="Arial" w:hAnsi="Arial" w:cs="Arial"/>
          <w:sz w:val="22"/>
          <w:szCs w:val="22"/>
          <w:lang w:val="en-US"/>
        </w:rPr>
        <w:t xml:space="preserve">applied to ordinal variables. </w:t>
      </w:r>
      <w:r w:rsidR="00E73C28" w:rsidRPr="007C10B3">
        <w:rPr>
          <w:rFonts w:ascii="Arial" w:hAnsi="Arial" w:cs="Arial"/>
          <w:sz w:val="22"/>
          <w:szCs w:val="22"/>
          <w:lang w:val="en-US"/>
        </w:rPr>
        <w:t xml:space="preserve"> </w:t>
      </w:r>
    </w:p>
    <w:p w14:paraId="47E448BD" w14:textId="1B3AD15D" w:rsidR="0028144C" w:rsidRPr="007C10B3" w:rsidRDefault="0028144C" w:rsidP="00D12B71">
      <w:pPr>
        <w:jc w:val="both"/>
        <w:rPr>
          <w:rFonts w:ascii="Arial" w:hAnsi="Arial" w:cs="Arial"/>
          <w:sz w:val="22"/>
          <w:szCs w:val="22"/>
          <w:lang w:val="en-US"/>
        </w:rPr>
      </w:pPr>
    </w:p>
    <w:p w14:paraId="145F418F" w14:textId="424BB2C5" w:rsidR="00A43A59" w:rsidRPr="007C10B3" w:rsidRDefault="007B36D0" w:rsidP="00D12B71">
      <w:pPr>
        <w:jc w:val="both"/>
        <w:rPr>
          <w:rFonts w:ascii="Arial" w:hAnsi="Arial" w:cs="Arial"/>
          <w:sz w:val="22"/>
          <w:szCs w:val="22"/>
          <w:lang w:val="en-US"/>
        </w:rPr>
      </w:pPr>
      <w:r w:rsidRPr="007C10B3">
        <w:rPr>
          <w:rFonts w:ascii="Arial" w:hAnsi="Arial" w:cs="Arial"/>
          <w:sz w:val="22"/>
          <w:szCs w:val="22"/>
          <w:lang w:val="en-US"/>
        </w:rPr>
        <w:t xml:space="preserve">Lastly, </w:t>
      </w:r>
      <w:r w:rsidR="0028144C" w:rsidRPr="007C10B3">
        <w:rPr>
          <w:rFonts w:ascii="Arial" w:hAnsi="Arial" w:cs="Arial"/>
          <w:sz w:val="22"/>
          <w:szCs w:val="22"/>
          <w:lang w:val="en-US"/>
        </w:rPr>
        <w:t xml:space="preserve">variables that </w:t>
      </w:r>
      <w:r w:rsidR="000C646E" w:rsidRPr="007C10B3">
        <w:rPr>
          <w:rFonts w:ascii="Arial" w:hAnsi="Arial" w:cs="Arial"/>
          <w:sz w:val="22"/>
          <w:szCs w:val="22"/>
          <w:lang w:val="en-US"/>
        </w:rPr>
        <w:t>represent post</w:t>
      </w:r>
      <w:r w:rsidR="0075603A" w:rsidRPr="007C10B3">
        <w:rPr>
          <w:rFonts w:ascii="Arial" w:hAnsi="Arial" w:cs="Arial"/>
          <w:sz w:val="22"/>
          <w:szCs w:val="22"/>
          <w:lang w:val="en-US"/>
        </w:rPr>
        <w:t xml:space="preserve"> AI interaction output </w:t>
      </w:r>
      <w:r w:rsidRPr="007C10B3">
        <w:rPr>
          <w:rFonts w:ascii="Arial" w:hAnsi="Arial" w:cs="Arial"/>
          <w:sz w:val="22"/>
          <w:szCs w:val="22"/>
          <w:lang w:val="en-US"/>
        </w:rPr>
        <w:t>were removed from the feature set</w:t>
      </w:r>
      <w:r w:rsidR="00084329" w:rsidRPr="007C10B3">
        <w:rPr>
          <w:rFonts w:ascii="Arial" w:hAnsi="Arial" w:cs="Arial"/>
          <w:sz w:val="22"/>
          <w:szCs w:val="22"/>
          <w:lang w:val="en-US"/>
        </w:rPr>
        <w:t xml:space="preserve"> </w:t>
      </w:r>
      <w:r w:rsidR="005B6CA9" w:rsidRPr="007C10B3">
        <w:rPr>
          <w:rFonts w:ascii="Arial" w:hAnsi="Arial" w:cs="Arial"/>
          <w:sz w:val="22"/>
          <w:szCs w:val="22"/>
          <w:lang w:val="en-US"/>
        </w:rPr>
        <w:t xml:space="preserve">(e.g. whether the respondent performed </w:t>
      </w:r>
      <w:r w:rsidR="00D82019" w:rsidRPr="007C10B3">
        <w:rPr>
          <w:rFonts w:ascii="Arial" w:hAnsi="Arial" w:cs="Arial"/>
          <w:sz w:val="22"/>
          <w:szCs w:val="22"/>
          <w:lang w:val="en-US"/>
        </w:rPr>
        <w:t>a fact check</w:t>
      </w:r>
      <w:r w:rsidR="00453558" w:rsidRPr="007C10B3">
        <w:rPr>
          <w:rFonts w:ascii="Arial" w:hAnsi="Arial" w:cs="Arial"/>
          <w:sz w:val="22"/>
          <w:szCs w:val="22"/>
          <w:lang w:val="en-US"/>
        </w:rPr>
        <w:t>,</w:t>
      </w:r>
      <w:r w:rsidR="00D82019" w:rsidRPr="007C10B3">
        <w:rPr>
          <w:rFonts w:ascii="Arial" w:hAnsi="Arial" w:cs="Arial"/>
          <w:sz w:val="22"/>
          <w:szCs w:val="22"/>
          <w:lang w:val="en-US"/>
        </w:rPr>
        <w:t xml:space="preserve"> </w:t>
      </w:r>
      <w:r w:rsidR="008C33DB" w:rsidRPr="007C10B3">
        <w:rPr>
          <w:rFonts w:ascii="Arial" w:hAnsi="Arial" w:cs="Arial"/>
          <w:sz w:val="22"/>
          <w:szCs w:val="22"/>
          <w:lang w:val="en-US"/>
        </w:rPr>
        <w:t xml:space="preserve">how long </w:t>
      </w:r>
      <w:r w:rsidR="00BD417E" w:rsidRPr="007C10B3">
        <w:rPr>
          <w:rFonts w:ascii="Arial" w:hAnsi="Arial" w:cs="Arial"/>
          <w:sz w:val="22"/>
          <w:szCs w:val="22"/>
          <w:lang w:val="en-US"/>
        </w:rPr>
        <w:t>was</w:t>
      </w:r>
      <w:r w:rsidR="00FD1223" w:rsidRPr="007C10B3">
        <w:rPr>
          <w:rFonts w:ascii="Arial" w:hAnsi="Arial" w:cs="Arial"/>
          <w:sz w:val="22"/>
          <w:szCs w:val="22"/>
          <w:lang w:val="en-US"/>
        </w:rPr>
        <w:t xml:space="preserve"> verification performed) </w:t>
      </w:r>
      <w:r w:rsidR="00084329" w:rsidRPr="007C10B3">
        <w:rPr>
          <w:rFonts w:ascii="Arial" w:hAnsi="Arial" w:cs="Arial"/>
          <w:sz w:val="22"/>
          <w:szCs w:val="22"/>
          <w:lang w:val="en-US"/>
        </w:rPr>
        <w:t>as</w:t>
      </w:r>
      <w:r w:rsidR="00961D6F" w:rsidRPr="007C10B3">
        <w:rPr>
          <w:rFonts w:ascii="Arial" w:hAnsi="Arial" w:cs="Arial"/>
          <w:sz w:val="22"/>
          <w:szCs w:val="22"/>
          <w:lang w:val="en-US"/>
        </w:rPr>
        <w:t xml:space="preserve"> </w:t>
      </w:r>
      <w:r w:rsidR="00B5686D" w:rsidRPr="007C10B3">
        <w:rPr>
          <w:rFonts w:ascii="Arial" w:hAnsi="Arial" w:cs="Arial"/>
          <w:sz w:val="22"/>
          <w:szCs w:val="22"/>
          <w:lang w:val="en-US"/>
        </w:rPr>
        <w:t>we are interested in the question, “Based only on what we knew before and during the interaction, can we predict how much someone will trust the AI?”.</w:t>
      </w:r>
      <w:r w:rsidR="00633B15" w:rsidRPr="007C10B3">
        <w:rPr>
          <w:rFonts w:ascii="Arial" w:hAnsi="Arial" w:cs="Arial"/>
          <w:sz w:val="22"/>
          <w:szCs w:val="22"/>
          <w:lang w:val="en-US"/>
        </w:rPr>
        <w:t xml:space="preserve"> </w:t>
      </w:r>
    </w:p>
    <w:p w14:paraId="430D0F43" w14:textId="204EE85D" w:rsidR="001926CD" w:rsidRPr="00D12B71" w:rsidRDefault="00465810" w:rsidP="000C0C31">
      <w:pPr>
        <w:pStyle w:val="Heading2"/>
        <w:spacing w:afterLines="100" w:after="240"/>
        <w:rPr>
          <w:b/>
          <w:bCs/>
        </w:rPr>
      </w:pPr>
      <w:r w:rsidRPr="00D12B71">
        <w:rPr>
          <w:b/>
          <w:bCs/>
        </w:rPr>
        <w:t>3</w:t>
      </w:r>
      <w:r w:rsidR="003F5701" w:rsidRPr="00D12B71">
        <w:rPr>
          <w:b/>
          <w:bCs/>
        </w:rPr>
        <w:t>.3 Results and Analysis</w:t>
      </w:r>
    </w:p>
    <w:p w14:paraId="18F8DE85" w14:textId="77777777" w:rsidR="00C62FDB" w:rsidRDefault="000845A6" w:rsidP="00FE3E80">
      <w:pPr>
        <w:spacing w:before="8" w:after="12"/>
        <w:jc w:val="both"/>
        <w:rPr>
          <w:rFonts w:ascii="Arial" w:hAnsi="Arial" w:cs="Arial"/>
          <w:sz w:val="22"/>
          <w:szCs w:val="22"/>
          <w:lang w:val="en-SG"/>
        </w:rPr>
      </w:pPr>
      <w:r w:rsidRPr="007C10B3">
        <w:rPr>
          <w:rFonts w:ascii="Arial" w:hAnsi="Arial" w:cs="Arial"/>
          <w:sz w:val="22"/>
          <w:szCs w:val="22"/>
          <w:lang w:val="en-SG"/>
        </w:rPr>
        <w:t>The analysis identifies primary factors that systematically determine trust levels</w:t>
      </w:r>
      <w:r w:rsidR="00922E9D" w:rsidRPr="007C10B3">
        <w:rPr>
          <w:rFonts w:ascii="Arial" w:hAnsi="Arial" w:cs="Arial"/>
          <w:sz w:val="22"/>
          <w:szCs w:val="22"/>
          <w:lang w:val="en-SG"/>
        </w:rPr>
        <w:t xml:space="preserve"> </w:t>
      </w:r>
      <w:r w:rsidR="00010CF8" w:rsidRPr="007C10B3">
        <w:rPr>
          <w:rFonts w:ascii="Arial" w:hAnsi="Arial" w:cs="Arial"/>
          <w:sz w:val="22"/>
          <w:szCs w:val="22"/>
          <w:lang w:val="en-SG"/>
        </w:rPr>
        <w:t>using a Multinomial Logistic Regression</w:t>
      </w:r>
      <w:r w:rsidR="00F401E3" w:rsidRPr="007C10B3">
        <w:rPr>
          <w:rFonts w:ascii="Arial" w:hAnsi="Arial" w:cs="Arial"/>
          <w:sz w:val="22"/>
          <w:szCs w:val="22"/>
          <w:lang w:val="en-SG"/>
        </w:rPr>
        <w:t xml:space="preserve"> (MNLogit)</w:t>
      </w:r>
      <w:r w:rsidRPr="007C10B3">
        <w:rPr>
          <w:rFonts w:ascii="Arial" w:hAnsi="Arial" w:cs="Arial"/>
          <w:sz w:val="22"/>
          <w:szCs w:val="22"/>
          <w:lang w:val="en-SG"/>
        </w:rPr>
        <w:t xml:space="preserve"> drawing on </w:t>
      </w:r>
      <w:r w:rsidR="00F401E3" w:rsidRPr="007C10B3">
        <w:rPr>
          <w:rFonts w:ascii="Arial" w:hAnsi="Arial" w:cs="Arial"/>
          <w:sz w:val="22"/>
          <w:szCs w:val="22"/>
          <w:lang w:val="en-SG"/>
        </w:rPr>
        <w:t>variables</w:t>
      </w:r>
      <w:r w:rsidR="001509BF" w:rsidRPr="007C10B3">
        <w:rPr>
          <w:rFonts w:ascii="Arial" w:hAnsi="Arial" w:cs="Arial"/>
          <w:sz w:val="22"/>
          <w:szCs w:val="22"/>
          <w:lang w:val="en-SG"/>
        </w:rPr>
        <w:t xml:space="preserve"> </w:t>
      </w:r>
      <w:r w:rsidR="009E2D50" w:rsidRPr="007C10B3">
        <w:rPr>
          <w:rFonts w:ascii="Arial" w:hAnsi="Arial" w:cs="Arial"/>
          <w:sz w:val="22"/>
          <w:szCs w:val="22"/>
          <w:lang w:val="en-SG"/>
        </w:rPr>
        <w:t>with</w:t>
      </w:r>
      <w:r w:rsidR="001509BF" w:rsidRPr="007C10B3">
        <w:rPr>
          <w:rFonts w:ascii="Arial" w:hAnsi="Arial" w:cs="Arial"/>
          <w:sz w:val="22"/>
          <w:szCs w:val="22"/>
          <w:lang w:val="en-SG"/>
        </w:rPr>
        <w:t xml:space="preserve"> </w:t>
      </w:r>
      <w:r w:rsidRPr="007C10B3">
        <w:rPr>
          <w:rFonts w:ascii="Arial" w:hAnsi="Arial" w:cs="Arial"/>
          <w:sz w:val="22"/>
          <w:szCs w:val="22"/>
          <w:lang w:val="en-SG"/>
        </w:rPr>
        <w:t>statistically significant coefficients (p &lt; 0.05)</w:t>
      </w:r>
      <w:r w:rsidR="007C388A" w:rsidRPr="007C10B3">
        <w:rPr>
          <w:rFonts w:ascii="Arial" w:hAnsi="Arial" w:cs="Arial"/>
          <w:sz w:val="22"/>
          <w:szCs w:val="22"/>
          <w:lang w:val="en-SG"/>
        </w:rPr>
        <w:t xml:space="preserve">. </w:t>
      </w:r>
      <w:r w:rsidR="00703867" w:rsidRPr="007C10B3">
        <w:rPr>
          <w:rFonts w:ascii="Arial" w:hAnsi="Arial" w:cs="Arial"/>
          <w:sz w:val="22"/>
          <w:szCs w:val="22"/>
          <w:lang w:val="en-SG"/>
        </w:rPr>
        <w:t>Blind Trust serves as the reference group in all comparisons.</w:t>
      </w:r>
      <w:r w:rsidR="005763EA" w:rsidRPr="007C10B3">
        <w:rPr>
          <w:rFonts w:ascii="Arial" w:hAnsi="Arial" w:cs="Arial"/>
          <w:sz w:val="22"/>
          <w:szCs w:val="22"/>
          <w:lang w:val="en-SG"/>
        </w:rPr>
        <w:t xml:space="preserve"> </w:t>
      </w:r>
      <w:r w:rsidR="00F401E3" w:rsidRPr="007C10B3">
        <w:rPr>
          <w:rFonts w:ascii="Arial" w:hAnsi="Arial" w:cs="Arial"/>
          <w:sz w:val="22"/>
          <w:szCs w:val="22"/>
          <w:lang w:val="en-SG"/>
        </w:rPr>
        <w:t>Results are expressed as odds ratios (ORs), where OR &gt; 1 indicates greater odds of belonging to that trust group relative to Blind Trust, and OR &lt; 1 indicates lower odds.</w:t>
      </w:r>
      <w:r w:rsidR="00904C72" w:rsidRPr="007C10B3">
        <w:rPr>
          <w:rFonts w:ascii="Arial" w:hAnsi="Arial" w:cs="Arial"/>
          <w:sz w:val="22"/>
          <w:szCs w:val="22"/>
          <w:lang w:val="en-SG"/>
        </w:rPr>
        <w:t xml:space="preserve"> </w:t>
      </w:r>
    </w:p>
    <w:p w14:paraId="4A6583D2" w14:textId="77777777" w:rsidR="00C62FDB" w:rsidRDefault="00C62FDB" w:rsidP="00FE3E80">
      <w:pPr>
        <w:spacing w:before="8" w:after="12"/>
        <w:jc w:val="both"/>
        <w:rPr>
          <w:rFonts w:ascii="Arial" w:hAnsi="Arial" w:cs="Arial"/>
          <w:sz w:val="22"/>
          <w:szCs w:val="22"/>
          <w:lang w:val="en-SG"/>
        </w:rPr>
      </w:pPr>
    </w:p>
    <w:p w14:paraId="2C80C727" w14:textId="3C23246D" w:rsidR="001943E8" w:rsidRDefault="00F401E3" w:rsidP="00FE3E80">
      <w:pPr>
        <w:spacing w:before="8" w:after="12"/>
        <w:jc w:val="both"/>
        <w:rPr>
          <w:rFonts w:ascii="Arial" w:hAnsi="Arial" w:cs="Arial"/>
          <w:sz w:val="22"/>
          <w:szCs w:val="22"/>
          <w:lang w:val="en-SG"/>
        </w:rPr>
      </w:pPr>
      <w:r w:rsidRPr="007C10B3">
        <w:rPr>
          <w:rFonts w:ascii="Arial" w:hAnsi="Arial" w:cs="Arial"/>
          <w:sz w:val="22"/>
          <w:szCs w:val="22"/>
          <w:lang w:val="en-SG"/>
        </w:rPr>
        <w:t>These factors fall into three broad layers</w:t>
      </w:r>
      <w:r w:rsidR="00693937" w:rsidRPr="007C10B3">
        <w:rPr>
          <w:rFonts w:ascii="Arial" w:hAnsi="Arial" w:cs="Arial"/>
          <w:sz w:val="22"/>
          <w:szCs w:val="22"/>
          <w:lang w:val="en-SG"/>
        </w:rPr>
        <w:t xml:space="preserve"> </w:t>
      </w:r>
      <w:r w:rsidR="002B7907" w:rsidRPr="007C10B3">
        <w:rPr>
          <w:rFonts w:ascii="Arial" w:hAnsi="Arial" w:cs="Arial"/>
          <w:sz w:val="22"/>
          <w:szCs w:val="22"/>
          <w:lang w:val="en-SG"/>
        </w:rPr>
        <w:t>– r</w:t>
      </w:r>
      <w:proofErr w:type="spellStart"/>
      <w:r w:rsidR="0034111F" w:rsidRPr="007C10B3">
        <w:rPr>
          <w:rFonts w:ascii="Arial" w:hAnsi="Arial" w:cs="Arial"/>
          <w:color w:val="000000" w:themeColor="text1"/>
          <w:sz w:val="22"/>
          <w:szCs w:val="22"/>
        </w:rPr>
        <w:t>esponse</w:t>
      </w:r>
      <w:proofErr w:type="spellEnd"/>
      <w:r w:rsidR="0034111F" w:rsidRPr="007C10B3">
        <w:rPr>
          <w:rFonts w:ascii="Arial" w:hAnsi="Arial" w:cs="Arial"/>
          <w:color w:val="000000" w:themeColor="text1"/>
          <w:sz w:val="22"/>
          <w:szCs w:val="22"/>
        </w:rPr>
        <w:t xml:space="preserve"> </w:t>
      </w:r>
      <w:r w:rsidR="002B7907" w:rsidRPr="007C10B3">
        <w:rPr>
          <w:rFonts w:ascii="Arial" w:hAnsi="Arial" w:cs="Arial"/>
          <w:color w:val="000000" w:themeColor="text1"/>
          <w:sz w:val="22"/>
          <w:szCs w:val="22"/>
        </w:rPr>
        <w:t>q</w:t>
      </w:r>
      <w:r w:rsidR="0034111F" w:rsidRPr="007C10B3">
        <w:rPr>
          <w:rFonts w:ascii="Arial" w:hAnsi="Arial" w:cs="Arial"/>
          <w:color w:val="000000" w:themeColor="text1"/>
          <w:sz w:val="22"/>
          <w:szCs w:val="22"/>
        </w:rPr>
        <w:t>uality (</w:t>
      </w:r>
      <w:r w:rsidR="002B7907" w:rsidRPr="007C10B3">
        <w:rPr>
          <w:rFonts w:ascii="Arial" w:hAnsi="Arial" w:cs="Arial"/>
          <w:color w:val="000000" w:themeColor="text1"/>
          <w:sz w:val="22"/>
          <w:szCs w:val="22"/>
        </w:rPr>
        <w:t>i.e. w</w:t>
      </w:r>
      <w:r w:rsidR="0034111F" w:rsidRPr="007C10B3">
        <w:rPr>
          <w:rFonts w:ascii="Arial" w:hAnsi="Arial" w:cs="Arial"/>
          <w:color w:val="000000" w:themeColor="text1"/>
          <w:sz w:val="22"/>
          <w:szCs w:val="22"/>
        </w:rPr>
        <w:t>hat the AI outputs)</w:t>
      </w:r>
      <w:r w:rsidR="001A2E12" w:rsidRPr="007C10B3">
        <w:rPr>
          <w:rFonts w:ascii="Arial" w:hAnsi="Arial" w:cs="Arial"/>
          <w:color w:val="000000" w:themeColor="text1"/>
          <w:sz w:val="22"/>
          <w:szCs w:val="22"/>
        </w:rPr>
        <w:t xml:space="preserve">, </w:t>
      </w:r>
      <w:r w:rsidR="002B7907" w:rsidRPr="007C10B3">
        <w:rPr>
          <w:rFonts w:ascii="Arial" w:hAnsi="Arial" w:cs="Arial"/>
          <w:color w:val="000000" w:themeColor="text1"/>
          <w:sz w:val="22"/>
          <w:szCs w:val="22"/>
        </w:rPr>
        <w:t>q</w:t>
      </w:r>
      <w:r w:rsidR="00826FF6" w:rsidRPr="007C10B3">
        <w:rPr>
          <w:rFonts w:ascii="Arial" w:hAnsi="Arial" w:cs="Arial"/>
          <w:color w:val="000000" w:themeColor="text1"/>
          <w:sz w:val="22"/>
          <w:szCs w:val="22"/>
        </w:rPr>
        <w:t xml:space="preserve">uery </w:t>
      </w:r>
      <w:r w:rsidR="002B7907" w:rsidRPr="007C10B3">
        <w:rPr>
          <w:rFonts w:ascii="Arial" w:hAnsi="Arial" w:cs="Arial"/>
          <w:color w:val="000000" w:themeColor="text1"/>
          <w:sz w:val="22"/>
          <w:szCs w:val="22"/>
        </w:rPr>
        <w:t>c</w:t>
      </w:r>
      <w:r w:rsidR="00826FF6" w:rsidRPr="007C10B3">
        <w:rPr>
          <w:rFonts w:ascii="Arial" w:hAnsi="Arial" w:cs="Arial"/>
          <w:color w:val="000000" w:themeColor="text1"/>
          <w:sz w:val="22"/>
          <w:szCs w:val="22"/>
        </w:rPr>
        <w:t>ontext (</w:t>
      </w:r>
      <w:r w:rsidR="002B7907" w:rsidRPr="007C10B3">
        <w:rPr>
          <w:rFonts w:ascii="Arial" w:hAnsi="Arial" w:cs="Arial"/>
          <w:color w:val="000000" w:themeColor="text1"/>
          <w:sz w:val="22"/>
          <w:szCs w:val="22"/>
        </w:rPr>
        <w:t>i.e. w</w:t>
      </w:r>
      <w:r w:rsidR="00826FF6" w:rsidRPr="007C10B3">
        <w:rPr>
          <w:rFonts w:ascii="Arial" w:hAnsi="Arial" w:cs="Arial"/>
          <w:color w:val="000000" w:themeColor="text1"/>
          <w:sz w:val="22"/>
          <w:szCs w:val="22"/>
        </w:rPr>
        <w:t xml:space="preserve">hy the AI is consulted) and </w:t>
      </w:r>
      <w:r w:rsidR="002B7907" w:rsidRPr="007C10B3">
        <w:rPr>
          <w:rFonts w:ascii="Arial" w:hAnsi="Arial" w:cs="Arial"/>
          <w:color w:val="000000" w:themeColor="text1"/>
          <w:sz w:val="22"/>
          <w:szCs w:val="22"/>
        </w:rPr>
        <w:t>u</w:t>
      </w:r>
      <w:r w:rsidR="000B287F" w:rsidRPr="007C10B3">
        <w:rPr>
          <w:rFonts w:ascii="Arial" w:hAnsi="Arial" w:cs="Arial"/>
          <w:color w:val="000000" w:themeColor="text1"/>
          <w:sz w:val="22"/>
          <w:szCs w:val="22"/>
        </w:rPr>
        <w:t xml:space="preserve">ser </w:t>
      </w:r>
      <w:r w:rsidR="002B7907" w:rsidRPr="007C10B3">
        <w:rPr>
          <w:rFonts w:ascii="Arial" w:hAnsi="Arial" w:cs="Arial"/>
          <w:color w:val="000000" w:themeColor="text1"/>
          <w:sz w:val="22"/>
          <w:szCs w:val="22"/>
        </w:rPr>
        <w:t>c</w:t>
      </w:r>
      <w:r w:rsidR="000B287F" w:rsidRPr="007C10B3">
        <w:rPr>
          <w:rFonts w:ascii="Arial" w:hAnsi="Arial" w:cs="Arial"/>
          <w:color w:val="000000" w:themeColor="text1"/>
          <w:sz w:val="22"/>
          <w:szCs w:val="22"/>
        </w:rPr>
        <w:t>haracteristics (</w:t>
      </w:r>
      <w:r w:rsidR="002B7907" w:rsidRPr="007C10B3">
        <w:rPr>
          <w:rFonts w:ascii="Arial" w:hAnsi="Arial" w:cs="Arial"/>
          <w:color w:val="000000" w:themeColor="text1"/>
          <w:sz w:val="22"/>
          <w:szCs w:val="22"/>
        </w:rPr>
        <w:t>i.e. w</w:t>
      </w:r>
      <w:r w:rsidR="000B287F" w:rsidRPr="007C10B3">
        <w:rPr>
          <w:rFonts w:ascii="Arial" w:hAnsi="Arial" w:cs="Arial"/>
          <w:color w:val="000000" w:themeColor="text1"/>
          <w:sz w:val="22"/>
          <w:szCs w:val="22"/>
        </w:rPr>
        <w:t>ho is asking)</w:t>
      </w:r>
      <w:r w:rsidRPr="007C10B3">
        <w:rPr>
          <w:rFonts w:ascii="Arial" w:hAnsi="Arial" w:cs="Arial"/>
          <w:sz w:val="22"/>
          <w:szCs w:val="22"/>
          <w:lang w:val="en-SG"/>
        </w:rPr>
        <w:t>:</w:t>
      </w:r>
      <w:r w:rsidR="0080639E" w:rsidRPr="007C10B3">
        <w:rPr>
          <w:rFonts w:ascii="Arial" w:hAnsi="Arial" w:cs="Arial"/>
          <w:sz w:val="22"/>
          <w:szCs w:val="22"/>
          <w:lang w:val="en-SG"/>
        </w:rPr>
        <w:t xml:space="preserve"> </w:t>
      </w:r>
    </w:p>
    <w:p w14:paraId="7417035E" w14:textId="77777777" w:rsidR="00834C63" w:rsidRDefault="00834C63" w:rsidP="00FE3E80">
      <w:pPr>
        <w:spacing w:before="8" w:after="12"/>
        <w:jc w:val="both"/>
        <w:rPr>
          <w:rFonts w:ascii="Arial" w:hAnsi="Arial" w:cs="Arial"/>
          <w:sz w:val="22"/>
          <w:szCs w:val="22"/>
          <w:lang w:val="en-SG"/>
        </w:rPr>
      </w:pPr>
    </w:p>
    <w:p w14:paraId="56A3884A" w14:textId="77777777" w:rsidR="00834C63" w:rsidRDefault="00834C63" w:rsidP="00FE3E80">
      <w:pPr>
        <w:spacing w:before="8" w:after="12"/>
        <w:jc w:val="both"/>
        <w:rPr>
          <w:rFonts w:ascii="Arial" w:hAnsi="Arial" w:cs="Arial"/>
          <w:sz w:val="22"/>
          <w:szCs w:val="22"/>
          <w:lang w:val="en-SG"/>
        </w:rPr>
      </w:pPr>
    </w:p>
    <w:p w14:paraId="3CE644BF" w14:textId="77777777" w:rsidR="00834C63" w:rsidRDefault="00834C63" w:rsidP="00FE3E80">
      <w:pPr>
        <w:spacing w:before="8" w:after="12"/>
        <w:jc w:val="both"/>
        <w:rPr>
          <w:rFonts w:ascii="Arial" w:hAnsi="Arial" w:cs="Arial"/>
          <w:sz w:val="22"/>
          <w:szCs w:val="22"/>
          <w:lang w:val="en-SG"/>
        </w:rPr>
      </w:pPr>
    </w:p>
    <w:p w14:paraId="648BE6AE" w14:textId="77777777" w:rsidR="00C62FDB" w:rsidRPr="007C10B3" w:rsidRDefault="00C62FDB" w:rsidP="00FE3E80">
      <w:pPr>
        <w:spacing w:before="8" w:after="12"/>
        <w:jc w:val="both"/>
        <w:rPr>
          <w:rFonts w:ascii="Arial" w:hAnsi="Arial" w:cs="Arial"/>
          <w:sz w:val="22"/>
          <w:szCs w:val="22"/>
          <w:lang w:val="en-S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4111"/>
        <w:gridCol w:w="4218"/>
      </w:tblGrid>
      <w:tr w:rsidR="00E72A0E" w:rsidRPr="007C10B3" w14:paraId="4FCE42EC" w14:textId="5A11BE67" w:rsidTr="00CF0127">
        <w:trPr>
          <w:tblHeader/>
        </w:trPr>
        <w:tc>
          <w:tcPr>
            <w:tcW w:w="1015" w:type="pct"/>
            <w:shd w:val="clear" w:color="auto" w:fill="1F3864"/>
          </w:tcPr>
          <w:p w14:paraId="5CCDCFE8" w14:textId="77777777" w:rsidR="00E72A0E" w:rsidRPr="007C10B3" w:rsidRDefault="00E72A0E">
            <w:pPr>
              <w:jc w:val="center"/>
              <w:rPr>
                <w:rFonts w:ascii="Arial" w:hAnsi="Arial" w:cs="Arial"/>
                <w:sz w:val="22"/>
                <w:szCs w:val="22"/>
              </w:rPr>
            </w:pPr>
            <w:r w:rsidRPr="007C10B3">
              <w:rPr>
                <w:rFonts w:ascii="Arial" w:hAnsi="Arial" w:cs="Arial"/>
                <w:b/>
                <w:bCs/>
                <w:color w:val="FFFFFF"/>
                <w:sz w:val="22"/>
                <w:szCs w:val="22"/>
              </w:rPr>
              <w:lastRenderedPageBreak/>
              <w:t>Layer</w:t>
            </w:r>
          </w:p>
        </w:tc>
        <w:tc>
          <w:tcPr>
            <w:tcW w:w="1967" w:type="pct"/>
            <w:shd w:val="clear" w:color="auto" w:fill="1F3864"/>
          </w:tcPr>
          <w:p w14:paraId="5EADDC48" w14:textId="77777777" w:rsidR="00E72A0E" w:rsidRPr="007C10B3" w:rsidRDefault="00E72A0E">
            <w:pPr>
              <w:jc w:val="center"/>
              <w:rPr>
                <w:rFonts w:ascii="Arial" w:hAnsi="Arial" w:cs="Arial"/>
                <w:sz w:val="22"/>
                <w:szCs w:val="22"/>
              </w:rPr>
            </w:pPr>
            <w:r w:rsidRPr="007C10B3">
              <w:rPr>
                <w:rFonts w:ascii="Arial" w:hAnsi="Arial" w:cs="Arial"/>
                <w:b/>
                <w:bCs/>
                <w:color w:val="FFFFFF"/>
                <w:sz w:val="22"/>
                <w:szCs w:val="22"/>
              </w:rPr>
              <w:t>Key Factors</w:t>
            </w:r>
          </w:p>
        </w:tc>
        <w:tc>
          <w:tcPr>
            <w:tcW w:w="2018" w:type="pct"/>
            <w:shd w:val="clear" w:color="auto" w:fill="1F3864"/>
          </w:tcPr>
          <w:p w14:paraId="0ACD80B9" w14:textId="20C9A76A" w:rsidR="00D669C4" w:rsidRPr="007C10B3" w:rsidRDefault="00397B26">
            <w:pPr>
              <w:jc w:val="center"/>
              <w:rPr>
                <w:rFonts w:ascii="Arial" w:hAnsi="Arial" w:cs="Arial"/>
                <w:b/>
                <w:bCs/>
                <w:color w:val="FFFFFF"/>
                <w:sz w:val="22"/>
                <w:szCs w:val="22"/>
              </w:rPr>
            </w:pPr>
            <w:r w:rsidRPr="007C10B3">
              <w:rPr>
                <w:rFonts w:ascii="Arial" w:hAnsi="Arial" w:cs="Arial"/>
                <w:b/>
                <w:bCs/>
                <w:color w:val="FFFFFF"/>
                <w:sz w:val="22"/>
                <w:szCs w:val="22"/>
              </w:rPr>
              <w:t>Direction of Effect</w:t>
            </w:r>
          </w:p>
        </w:tc>
      </w:tr>
      <w:tr w:rsidR="00E72A0E" w:rsidRPr="007C10B3" w14:paraId="20E47B4A" w14:textId="51A2D7E9" w:rsidTr="00CF0127">
        <w:tc>
          <w:tcPr>
            <w:tcW w:w="1015" w:type="pct"/>
            <w:shd w:val="clear" w:color="auto" w:fill="EEF2F7"/>
          </w:tcPr>
          <w:p w14:paraId="36EA376B" w14:textId="6D4F4F3F" w:rsidR="00E72A0E" w:rsidRPr="007C10B3" w:rsidRDefault="00E72A0E">
            <w:pPr>
              <w:rPr>
                <w:rFonts w:ascii="Arial" w:hAnsi="Arial" w:cs="Arial"/>
                <w:color w:val="000000" w:themeColor="text1"/>
                <w:sz w:val="22"/>
                <w:szCs w:val="22"/>
              </w:rPr>
            </w:pPr>
            <w:r w:rsidRPr="007C10B3">
              <w:rPr>
                <w:rFonts w:ascii="Arial" w:hAnsi="Arial" w:cs="Arial"/>
                <w:color w:val="000000" w:themeColor="text1"/>
                <w:sz w:val="22"/>
                <w:szCs w:val="22"/>
              </w:rPr>
              <w:t xml:space="preserve">Response Quality </w:t>
            </w:r>
          </w:p>
        </w:tc>
        <w:tc>
          <w:tcPr>
            <w:tcW w:w="1967" w:type="pct"/>
            <w:shd w:val="clear" w:color="auto" w:fill="EEF2F7"/>
          </w:tcPr>
          <w:p w14:paraId="525CDBFC" w14:textId="5A37A7A0" w:rsidR="00E72A0E" w:rsidRPr="007C10B3" w:rsidRDefault="00D669C4">
            <w:pPr>
              <w:jc w:val="center"/>
              <w:rPr>
                <w:rFonts w:ascii="Arial" w:hAnsi="Arial" w:cs="Arial"/>
                <w:color w:val="000000" w:themeColor="text1"/>
                <w:sz w:val="22"/>
                <w:szCs w:val="22"/>
              </w:rPr>
            </w:pPr>
            <w:r w:rsidRPr="007C10B3">
              <w:rPr>
                <w:rFonts w:ascii="Arial" w:hAnsi="Arial" w:cs="Arial"/>
                <w:color w:val="000000" w:themeColor="text1"/>
                <w:sz w:val="22"/>
                <w:szCs w:val="22"/>
              </w:rPr>
              <w:t>Source</w:t>
            </w:r>
            <w:r w:rsidR="00E72A0E" w:rsidRPr="007C10B3">
              <w:rPr>
                <w:rFonts w:ascii="Arial" w:hAnsi="Arial" w:cs="Arial"/>
                <w:color w:val="000000" w:themeColor="text1"/>
                <w:sz w:val="22"/>
                <w:szCs w:val="22"/>
              </w:rPr>
              <w:t xml:space="preserve"> citation, hedging language</w:t>
            </w:r>
          </w:p>
        </w:tc>
        <w:tc>
          <w:tcPr>
            <w:tcW w:w="2018" w:type="pct"/>
            <w:shd w:val="clear" w:color="auto" w:fill="EEF2F7"/>
          </w:tcPr>
          <w:p w14:paraId="5D6DBCB2" w14:textId="4112417C" w:rsidR="00FF6EE2" w:rsidRPr="007C10B3" w:rsidRDefault="0080750F">
            <w:pPr>
              <w:jc w:val="center"/>
              <w:rPr>
                <w:rFonts w:ascii="Arial" w:hAnsi="Arial" w:cs="Arial"/>
                <w:sz w:val="22"/>
                <w:szCs w:val="22"/>
              </w:rPr>
            </w:pPr>
            <w:r w:rsidRPr="007C10B3">
              <w:rPr>
                <w:rFonts w:ascii="Arial" w:hAnsi="Arial" w:cs="Arial"/>
                <w:sz w:val="22"/>
                <w:szCs w:val="22"/>
              </w:rPr>
              <w:t xml:space="preserve">Presence of </w:t>
            </w:r>
            <w:r w:rsidR="0047410A" w:rsidRPr="007C10B3">
              <w:rPr>
                <w:rFonts w:ascii="Arial" w:hAnsi="Arial" w:cs="Arial"/>
                <w:sz w:val="22"/>
                <w:szCs w:val="22"/>
              </w:rPr>
              <w:t>c</w:t>
            </w:r>
            <w:r w:rsidR="00397B26" w:rsidRPr="007C10B3">
              <w:rPr>
                <w:rFonts w:ascii="Arial" w:hAnsi="Arial" w:cs="Arial"/>
                <w:sz w:val="22"/>
                <w:szCs w:val="22"/>
              </w:rPr>
              <w:t xml:space="preserve">itation → less skepticism; </w:t>
            </w:r>
          </w:p>
          <w:p w14:paraId="53E46CEA" w14:textId="31C3E3AE" w:rsidR="00D669C4" w:rsidRPr="007C10B3" w:rsidRDefault="000C7319">
            <w:pPr>
              <w:jc w:val="center"/>
              <w:rPr>
                <w:rFonts w:ascii="Arial" w:hAnsi="Arial" w:cs="Arial"/>
                <w:color w:val="000000" w:themeColor="text1"/>
                <w:sz w:val="22"/>
                <w:szCs w:val="22"/>
              </w:rPr>
            </w:pPr>
            <w:r w:rsidRPr="007C10B3">
              <w:rPr>
                <w:rFonts w:ascii="Arial" w:hAnsi="Arial" w:cs="Arial"/>
                <w:sz w:val="22"/>
                <w:szCs w:val="22"/>
              </w:rPr>
              <w:t xml:space="preserve">Presence of </w:t>
            </w:r>
            <w:r w:rsidR="0047410A" w:rsidRPr="007C10B3">
              <w:rPr>
                <w:rFonts w:ascii="Arial" w:hAnsi="Arial" w:cs="Arial"/>
                <w:sz w:val="22"/>
                <w:szCs w:val="22"/>
              </w:rPr>
              <w:t>h</w:t>
            </w:r>
            <w:r w:rsidR="00397B26" w:rsidRPr="007C10B3">
              <w:rPr>
                <w:rFonts w:ascii="Arial" w:hAnsi="Arial" w:cs="Arial"/>
                <w:sz w:val="22"/>
                <w:szCs w:val="22"/>
              </w:rPr>
              <w:t>edging → more skepticism</w:t>
            </w:r>
            <w:r w:rsidRPr="007C10B3">
              <w:rPr>
                <w:rFonts w:ascii="Arial" w:hAnsi="Arial" w:cs="Arial"/>
                <w:sz w:val="22"/>
                <w:szCs w:val="22"/>
              </w:rPr>
              <w:t xml:space="preserve"> </w:t>
            </w:r>
          </w:p>
        </w:tc>
      </w:tr>
      <w:tr w:rsidR="00E72A0E" w:rsidRPr="007C10B3" w14:paraId="53B94B77" w14:textId="732815F3" w:rsidTr="00CF0127">
        <w:tc>
          <w:tcPr>
            <w:tcW w:w="1015" w:type="pct"/>
            <w:shd w:val="clear" w:color="auto" w:fill="FFFFFF"/>
          </w:tcPr>
          <w:p w14:paraId="785A8B7D" w14:textId="1711497D" w:rsidR="00E72A0E" w:rsidRPr="007C10B3" w:rsidRDefault="001306BF">
            <w:pPr>
              <w:rPr>
                <w:rFonts w:ascii="Arial" w:hAnsi="Arial" w:cs="Arial"/>
                <w:color w:val="000000" w:themeColor="text1"/>
                <w:sz w:val="22"/>
                <w:szCs w:val="22"/>
              </w:rPr>
            </w:pPr>
            <w:r w:rsidRPr="007C10B3">
              <w:rPr>
                <w:rFonts w:ascii="Arial" w:hAnsi="Arial" w:cs="Arial"/>
                <w:color w:val="000000" w:themeColor="text1"/>
                <w:sz w:val="22"/>
                <w:szCs w:val="22"/>
              </w:rPr>
              <w:t xml:space="preserve">Query Context </w:t>
            </w:r>
          </w:p>
        </w:tc>
        <w:tc>
          <w:tcPr>
            <w:tcW w:w="1967" w:type="pct"/>
            <w:shd w:val="clear" w:color="auto" w:fill="FFFFFF"/>
          </w:tcPr>
          <w:p w14:paraId="44A630CC" w14:textId="2DAEC42B" w:rsidR="00E72A0E" w:rsidRPr="007C10B3" w:rsidRDefault="00E72A0E">
            <w:pPr>
              <w:jc w:val="center"/>
              <w:rPr>
                <w:rFonts w:ascii="Arial" w:hAnsi="Arial" w:cs="Arial"/>
                <w:color w:val="000000" w:themeColor="text1"/>
                <w:sz w:val="22"/>
                <w:szCs w:val="22"/>
              </w:rPr>
            </w:pPr>
            <w:r w:rsidRPr="007C10B3">
              <w:rPr>
                <w:rFonts w:ascii="Arial" w:hAnsi="Arial" w:cs="Arial"/>
                <w:color w:val="000000" w:themeColor="text1"/>
                <w:sz w:val="22"/>
                <w:szCs w:val="22"/>
              </w:rPr>
              <w:t>Decision importance, urgency level</w:t>
            </w:r>
          </w:p>
        </w:tc>
        <w:tc>
          <w:tcPr>
            <w:tcW w:w="2018" w:type="pct"/>
            <w:shd w:val="clear" w:color="auto" w:fill="FFFFFF"/>
          </w:tcPr>
          <w:p w14:paraId="046C37A9" w14:textId="77777777" w:rsidR="00CF0127" w:rsidRDefault="00397B26">
            <w:pPr>
              <w:jc w:val="center"/>
              <w:rPr>
                <w:rFonts w:ascii="Arial" w:hAnsi="Arial" w:cs="Arial"/>
                <w:sz w:val="22"/>
                <w:szCs w:val="22"/>
              </w:rPr>
            </w:pPr>
            <w:r w:rsidRPr="007C10B3">
              <w:rPr>
                <w:rFonts w:ascii="Arial" w:hAnsi="Arial" w:cs="Arial"/>
                <w:sz w:val="22"/>
                <w:szCs w:val="22"/>
              </w:rPr>
              <w:t xml:space="preserve">Higher stakes → more skepticism; </w:t>
            </w:r>
          </w:p>
          <w:p w14:paraId="25DED804" w14:textId="59EA1674" w:rsidR="00D669C4" w:rsidRPr="007C10B3" w:rsidRDefault="007C48AE">
            <w:pPr>
              <w:jc w:val="center"/>
              <w:rPr>
                <w:rFonts w:ascii="Arial" w:hAnsi="Arial" w:cs="Arial"/>
                <w:color w:val="000000" w:themeColor="text1"/>
                <w:sz w:val="22"/>
                <w:szCs w:val="22"/>
              </w:rPr>
            </w:pPr>
            <w:r w:rsidRPr="007C10B3">
              <w:rPr>
                <w:rFonts w:ascii="Arial" w:hAnsi="Arial" w:cs="Arial"/>
                <w:sz w:val="22"/>
                <w:szCs w:val="22"/>
              </w:rPr>
              <w:t>H</w:t>
            </w:r>
            <w:r w:rsidR="00397B26" w:rsidRPr="007C10B3">
              <w:rPr>
                <w:rFonts w:ascii="Arial" w:hAnsi="Arial" w:cs="Arial"/>
                <w:sz w:val="22"/>
                <w:szCs w:val="22"/>
              </w:rPr>
              <w:t>igher urgency → less skepticism</w:t>
            </w:r>
          </w:p>
        </w:tc>
      </w:tr>
      <w:tr w:rsidR="00E72A0E" w:rsidRPr="007C10B3" w14:paraId="03A0FD59" w14:textId="4550C886" w:rsidTr="00CF0127">
        <w:tc>
          <w:tcPr>
            <w:tcW w:w="1015" w:type="pct"/>
            <w:shd w:val="clear" w:color="auto" w:fill="EEF2F7"/>
          </w:tcPr>
          <w:p w14:paraId="0690FE1C" w14:textId="0D3D06B2" w:rsidR="00E72A0E" w:rsidRPr="007C10B3" w:rsidRDefault="00E72A0E">
            <w:pPr>
              <w:rPr>
                <w:rFonts w:ascii="Arial" w:hAnsi="Arial" w:cs="Arial"/>
                <w:color w:val="000000" w:themeColor="text1"/>
                <w:sz w:val="22"/>
                <w:szCs w:val="22"/>
              </w:rPr>
            </w:pPr>
            <w:r w:rsidRPr="007C10B3">
              <w:rPr>
                <w:rFonts w:ascii="Arial" w:hAnsi="Arial" w:cs="Arial"/>
                <w:color w:val="000000" w:themeColor="text1"/>
                <w:sz w:val="22"/>
                <w:szCs w:val="22"/>
              </w:rPr>
              <w:t xml:space="preserve">User Characteristics </w:t>
            </w:r>
          </w:p>
        </w:tc>
        <w:tc>
          <w:tcPr>
            <w:tcW w:w="1967" w:type="pct"/>
            <w:shd w:val="clear" w:color="auto" w:fill="EEF2F7"/>
          </w:tcPr>
          <w:p w14:paraId="03711E8A" w14:textId="63E662B1" w:rsidR="00E72A0E" w:rsidRPr="007C10B3" w:rsidRDefault="00E72A0E">
            <w:pPr>
              <w:jc w:val="center"/>
              <w:rPr>
                <w:rFonts w:ascii="Arial" w:hAnsi="Arial" w:cs="Arial"/>
                <w:color w:val="000000" w:themeColor="text1"/>
                <w:sz w:val="22"/>
                <w:szCs w:val="22"/>
              </w:rPr>
            </w:pPr>
            <w:r w:rsidRPr="007C10B3">
              <w:rPr>
                <w:rFonts w:ascii="Arial" w:hAnsi="Arial" w:cs="Arial"/>
                <w:color w:val="000000" w:themeColor="text1"/>
                <w:sz w:val="22"/>
                <w:szCs w:val="22"/>
              </w:rPr>
              <w:t>AI familiarity, digital literacy, education</w:t>
            </w:r>
            <w:r w:rsidR="00550A79" w:rsidRPr="007C10B3">
              <w:rPr>
                <w:rFonts w:ascii="Arial" w:hAnsi="Arial" w:cs="Arial"/>
                <w:color w:val="000000" w:themeColor="text1"/>
                <w:sz w:val="22"/>
                <w:szCs w:val="22"/>
              </w:rPr>
              <w:t>, belief alignment</w:t>
            </w:r>
          </w:p>
        </w:tc>
        <w:tc>
          <w:tcPr>
            <w:tcW w:w="2018" w:type="pct"/>
            <w:shd w:val="clear" w:color="auto" w:fill="EEF2F7"/>
          </w:tcPr>
          <w:p w14:paraId="179F42CD" w14:textId="77777777" w:rsidR="00D669C4" w:rsidRPr="007C10B3" w:rsidRDefault="00397B26">
            <w:pPr>
              <w:jc w:val="center"/>
              <w:rPr>
                <w:rFonts w:ascii="Arial" w:hAnsi="Arial" w:cs="Arial"/>
                <w:sz w:val="22"/>
                <w:szCs w:val="22"/>
              </w:rPr>
            </w:pPr>
            <w:r w:rsidRPr="007C10B3">
              <w:rPr>
                <w:rFonts w:ascii="Arial" w:hAnsi="Arial" w:cs="Arial"/>
                <w:sz w:val="22"/>
                <w:szCs w:val="22"/>
              </w:rPr>
              <w:t>Higher expertise → more skepticism</w:t>
            </w:r>
          </w:p>
          <w:p w14:paraId="3F0B78F8" w14:textId="2355BD64" w:rsidR="00D669C4" w:rsidRPr="007C10B3" w:rsidRDefault="002D3C73" w:rsidP="001F1B49">
            <w:pPr>
              <w:keepNext/>
              <w:jc w:val="center"/>
              <w:rPr>
                <w:rFonts w:ascii="Arial" w:hAnsi="Arial" w:cs="Arial"/>
                <w:color w:val="000000" w:themeColor="text1"/>
                <w:sz w:val="22"/>
                <w:szCs w:val="22"/>
              </w:rPr>
            </w:pPr>
            <w:r w:rsidRPr="007C10B3">
              <w:rPr>
                <w:rFonts w:ascii="Arial" w:hAnsi="Arial" w:cs="Arial"/>
                <w:color w:val="000000" w:themeColor="text1"/>
                <w:sz w:val="22"/>
                <w:szCs w:val="22"/>
              </w:rPr>
              <w:t>Higher b</w:t>
            </w:r>
            <w:r w:rsidR="006162E6" w:rsidRPr="007C10B3">
              <w:rPr>
                <w:rFonts w:ascii="Arial" w:hAnsi="Arial" w:cs="Arial"/>
                <w:color w:val="000000" w:themeColor="text1"/>
                <w:sz w:val="22"/>
                <w:szCs w:val="22"/>
              </w:rPr>
              <w:t xml:space="preserve">elief </w:t>
            </w:r>
            <w:r w:rsidRPr="007C10B3">
              <w:rPr>
                <w:rFonts w:ascii="Arial" w:hAnsi="Arial" w:cs="Arial"/>
                <w:color w:val="000000" w:themeColor="text1"/>
                <w:sz w:val="22"/>
                <w:szCs w:val="22"/>
              </w:rPr>
              <w:t>a</w:t>
            </w:r>
            <w:r w:rsidR="006162E6" w:rsidRPr="007C10B3">
              <w:rPr>
                <w:rFonts w:ascii="Arial" w:hAnsi="Arial" w:cs="Arial"/>
                <w:color w:val="000000" w:themeColor="text1"/>
                <w:sz w:val="22"/>
                <w:szCs w:val="22"/>
              </w:rPr>
              <w:t>lignment</w:t>
            </w:r>
            <w:r w:rsidRPr="007C10B3">
              <w:rPr>
                <w:rFonts w:ascii="Arial" w:hAnsi="Arial" w:cs="Arial"/>
                <w:color w:val="000000" w:themeColor="text1"/>
                <w:sz w:val="22"/>
                <w:szCs w:val="22"/>
              </w:rPr>
              <w:t xml:space="preserve"> </w:t>
            </w:r>
            <w:r w:rsidRPr="007C10B3">
              <w:rPr>
                <w:rFonts w:ascii="Arial" w:hAnsi="Arial" w:cs="Arial"/>
                <w:sz w:val="22"/>
                <w:szCs w:val="22"/>
              </w:rPr>
              <w:t xml:space="preserve">→ </w:t>
            </w:r>
            <w:r w:rsidR="00D02679">
              <w:rPr>
                <w:rFonts w:ascii="Arial" w:hAnsi="Arial" w:cs="Arial"/>
                <w:sz w:val="22"/>
                <w:szCs w:val="22"/>
              </w:rPr>
              <w:t>less</w:t>
            </w:r>
            <w:r w:rsidRPr="007C10B3">
              <w:rPr>
                <w:rFonts w:ascii="Arial" w:hAnsi="Arial" w:cs="Arial"/>
                <w:sz w:val="22"/>
                <w:szCs w:val="22"/>
              </w:rPr>
              <w:t xml:space="preserve"> skepticism</w:t>
            </w:r>
          </w:p>
        </w:tc>
      </w:tr>
    </w:tbl>
    <w:p w14:paraId="4A17A2AE" w14:textId="109CD5FC" w:rsidR="00154383" w:rsidRPr="001200AD" w:rsidRDefault="00154383" w:rsidP="00154383">
      <w:pPr>
        <w:pStyle w:val="Heading3"/>
        <w:spacing w:before="100"/>
        <w:jc w:val="center"/>
        <w:rPr>
          <w:b w:val="0"/>
          <w:bCs w:val="0"/>
        </w:rPr>
      </w:pPr>
      <w:r w:rsidRPr="12475579">
        <w:rPr>
          <w:b w:val="0"/>
          <w:color w:val="0E2841" w:themeColor="text2"/>
          <w:sz w:val="18"/>
          <w:szCs w:val="18"/>
          <w:lang w:val="en-US"/>
        </w:rPr>
        <w:t xml:space="preserve">Table 3.2 </w:t>
      </w:r>
      <w:r w:rsidR="00F42EB6" w:rsidRPr="12475579">
        <w:rPr>
          <w:b w:val="0"/>
          <w:color w:val="0E2841" w:themeColor="text2"/>
          <w:sz w:val="18"/>
          <w:szCs w:val="18"/>
          <w:lang w:val="en-US"/>
        </w:rPr>
        <w:t xml:space="preserve">- </w:t>
      </w:r>
      <w:r w:rsidRPr="12475579">
        <w:rPr>
          <w:b w:val="0"/>
          <w:color w:val="0E2841" w:themeColor="text2"/>
          <w:sz w:val="18"/>
          <w:szCs w:val="18"/>
          <w:lang w:val="en-US"/>
        </w:rPr>
        <w:t>Summary of a three-layer framework and its relationship with trust in AI</w:t>
      </w:r>
    </w:p>
    <w:p w14:paraId="63DEBDD1" w14:textId="77777777" w:rsidR="007A6D0E" w:rsidRPr="007C10B3" w:rsidRDefault="007A6D0E" w:rsidP="00D12B71">
      <w:pPr>
        <w:pStyle w:val="Heading3"/>
      </w:pPr>
      <w:r w:rsidRPr="007C10B3">
        <w:t>(</w:t>
      </w:r>
      <w:proofErr w:type="spellStart"/>
      <w:r w:rsidRPr="007C10B3">
        <w:t>i</w:t>
      </w:r>
      <w:proofErr w:type="spellEnd"/>
      <w:r w:rsidRPr="007C10B3">
        <w:t>) Response Quality</w:t>
      </w:r>
    </w:p>
    <w:p w14:paraId="3DD044D1" w14:textId="46B662A2" w:rsidR="00DD7A61" w:rsidRPr="007C10B3" w:rsidRDefault="007A6D0E" w:rsidP="00D12B71">
      <w:pPr>
        <w:pStyle w:val="NoSpacing"/>
        <w:jc w:val="both"/>
        <w:rPr>
          <w:rFonts w:ascii="Arial" w:hAnsi="Arial" w:cs="Arial"/>
          <w:sz w:val="22"/>
          <w:szCs w:val="22"/>
        </w:rPr>
      </w:pPr>
      <w:r w:rsidRPr="007C10B3">
        <w:rPr>
          <w:rFonts w:ascii="Arial" w:hAnsi="Arial" w:cs="Arial"/>
          <w:sz w:val="22"/>
          <w:szCs w:val="22"/>
        </w:rPr>
        <w:t xml:space="preserve">Response quality signals whether the AI cited its sources and whether it used hedging language </w:t>
      </w:r>
      <w:r w:rsidR="00397841" w:rsidRPr="007C10B3">
        <w:rPr>
          <w:rFonts w:ascii="Arial" w:hAnsi="Arial" w:cs="Arial"/>
          <w:sz w:val="22"/>
          <w:szCs w:val="22"/>
        </w:rPr>
        <w:t xml:space="preserve">which </w:t>
      </w:r>
      <w:r w:rsidRPr="007C10B3">
        <w:rPr>
          <w:rFonts w:ascii="Arial" w:hAnsi="Arial" w:cs="Arial"/>
          <w:sz w:val="22"/>
          <w:szCs w:val="22"/>
        </w:rPr>
        <w:t>are strong and consistent predictors of trust across all skeptic groups. These are signals users read directly from the AI's output, making them among the most actionable levers for AI system design.</w:t>
      </w:r>
    </w:p>
    <w:p w14:paraId="2EEE1B0D" w14:textId="2316C568" w:rsidR="00DD7A61" w:rsidRPr="007C10B3" w:rsidRDefault="002719E5" w:rsidP="00D12B71">
      <w:pPr>
        <w:pStyle w:val="Heading3"/>
      </w:pPr>
      <w:r w:rsidRPr="007C10B3">
        <w:t xml:space="preserve">Source Citation </w:t>
      </w:r>
    </w:p>
    <w:p w14:paraId="4F2D93AE" w14:textId="272CADDB" w:rsidR="00D12B71" w:rsidRPr="007C10B3" w:rsidRDefault="00804C58" w:rsidP="00D12B71">
      <w:pPr>
        <w:spacing w:before="80" w:after="120"/>
        <w:jc w:val="both"/>
        <w:rPr>
          <w:rFonts w:ascii="Arial" w:hAnsi="Arial" w:cs="Arial"/>
          <w:sz w:val="22"/>
          <w:szCs w:val="22"/>
        </w:rPr>
      </w:pPr>
      <w:r w:rsidRPr="007C10B3">
        <w:rPr>
          <w:rFonts w:ascii="Arial" w:hAnsi="Arial" w:cs="Arial"/>
          <w:sz w:val="22"/>
          <w:szCs w:val="22"/>
        </w:rPr>
        <w:t xml:space="preserve">Cited sources strongly reduce the </w:t>
      </w:r>
      <w:r w:rsidR="003E7DBD" w:rsidRPr="007C10B3">
        <w:rPr>
          <w:rFonts w:ascii="Arial" w:hAnsi="Arial" w:cs="Arial"/>
          <w:sz w:val="22"/>
          <w:szCs w:val="22"/>
        </w:rPr>
        <w:t>odds</w:t>
      </w:r>
      <w:r w:rsidRPr="007C10B3">
        <w:rPr>
          <w:rFonts w:ascii="Arial" w:hAnsi="Arial" w:cs="Arial"/>
          <w:sz w:val="22"/>
          <w:szCs w:val="22"/>
        </w:rPr>
        <w:t xml:space="preserve"> of extreme skepticism. A sourced response is nearly 36 times less likely to leave a user in the Highly Skeptical category compared to an unsourced one (</w:t>
      </w:r>
      <w:r w:rsidR="0052769E" w:rsidRPr="007C10B3">
        <w:rPr>
          <w:rFonts w:ascii="Arial" w:hAnsi="Arial" w:cs="Arial"/>
          <w:sz w:val="22"/>
          <w:szCs w:val="22"/>
        </w:rPr>
        <w:t>see Table 3.3)</w:t>
      </w:r>
      <w:r w:rsidRPr="007C10B3">
        <w:rPr>
          <w:rFonts w:ascii="Arial" w:hAnsi="Arial" w:cs="Arial"/>
          <w:sz w:val="22"/>
          <w:szCs w:val="22"/>
        </w:rPr>
        <w:t>. Citations function as an external validity anchor — they give skeptical users something to independently verify, transforming passive trust into active, informed acceptance.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2"/>
        <w:gridCol w:w="4218"/>
      </w:tblGrid>
      <w:tr w:rsidR="002719E5" w:rsidRPr="007C10B3" w14:paraId="69EB1E29" w14:textId="5486EC02" w:rsidTr="00C33382">
        <w:tblPrEx>
          <w:tblCellMar>
            <w:top w:w="0" w:type="dxa"/>
            <w:bottom w:w="0" w:type="dxa"/>
          </w:tblCellMar>
        </w:tblPrEx>
        <w:trPr>
          <w:tblHeader/>
        </w:trPr>
        <w:tc>
          <w:tcPr>
            <w:tcW w:w="2982" w:type="pct"/>
            <w:shd w:val="clear" w:color="auto" w:fill="1F3864"/>
          </w:tcPr>
          <w:p w14:paraId="38ADB554" w14:textId="77777777" w:rsidR="002719E5" w:rsidRPr="007C10B3" w:rsidRDefault="002719E5">
            <w:pPr>
              <w:jc w:val="center"/>
              <w:rPr>
                <w:rFonts w:ascii="Arial" w:hAnsi="Arial" w:cs="Arial"/>
                <w:sz w:val="22"/>
                <w:szCs w:val="22"/>
              </w:rPr>
            </w:pPr>
            <w:r w:rsidRPr="007C10B3">
              <w:rPr>
                <w:rFonts w:ascii="Arial" w:hAnsi="Arial" w:cs="Arial"/>
                <w:b/>
                <w:bCs/>
                <w:color w:val="FFFFFF"/>
                <w:sz w:val="22"/>
                <w:szCs w:val="22"/>
              </w:rPr>
              <w:t>Trust Group (vs Blind Trust)</w:t>
            </w:r>
          </w:p>
        </w:tc>
        <w:tc>
          <w:tcPr>
            <w:tcW w:w="2018" w:type="pct"/>
            <w:shd w:val="clear" w:color="auto" w:fill="1F3864"/>
          </w:tcPr>
          <w:p w14:paraId="7B122C08" w14:textId="25BFF4D6" w:rsidR="002719E5" w:rsidRPr="007C10B3" w:rsidRDefault="00EF24AD">
            <w:pPr>
              <w:jc w:val="center"/>
              <w:rPr>
                <w:rFonts w:ascii="Arial" w:hAnsi="Arial" w:cs="Arial"/>
                <w:sz w:val="22"/>
                <w:szCs w:val="22"/>
              </w:rPr>
            </w:pPr>
            <w:r w:rsidRPr="007C10B3">
              <w:rPr>
                <w:rFonts w:ascii="Arial" w:hAnsi="Arial" w:cs="Arial"/>
                <w:b/>
                <w:bCs/>
                <w:color w:val="FFFFFF"/>
                <w:sz w:val="22"/>
                <w:szCs w:val="22"/>
              </w:rPr>
              <w:t>Odds Ratio</w:t>
            </w:r>
          </w:p>
        </w:tc>
      </w:tr>
      <w:tr w:rsidR="002719E5" w:rsidRPr="007C10B3" w14:paraId="434B52F8" w14:textId="70BB4FFB" w:rsidTr="00C33382">
        <w:tblPrEx>
          <w:tblCellMar>
            <w:top w:w="0" w:type="dxa"/>
            <w:bottom w:w="0" w:type="dxa"/>
          </w:tblCellMar>
        </w:tblPrEx>
        <w:tc>
          <w:tcPr>
            <w:tcW w:w="2982" w:type="pct"/>
            <w:shd w:val="clear" w:color="auto" w:fill="EEF2F7"/>
          </w:tcPr>
          <w:p w14:paraId="7BF0EBDA" w14:textId="77777777" w:rsidR="002719E5" w:rsidRPr="007C10B3" w:rsidRDefault="002719E5">
            <w:pPr>
              <w:rPr>
                <w:rFonts w:ascii="Arial" w:hAnsi="Arial" w:cs="Arial"/>
                <w:color w:val="000000" w:themeColor="text1"/>
                <w:sz w:val="22"/>
                <w:szCs w:val="22"/>
              </w:rPr>
            </w:pPr>
            <w:r w:rsidRPr="007C10B3">
              <w:rPr>
                <w:rFonts w:ascii="Arial" w:hAnsi="Arial" w:cs="Arial"/>
                <w:color w:val="000000" w:themeColor="text1"/>
                <w:sz w:val="22"/>
                <w:szCs w:val="22"/>
              </w:rPr>
              <w:t>Moderate Trust</w:t>
            </w:r>
          </w:p>
        </w:tc>
        <w:tc>
          <w:tcPr>
            <w:tcW w:w="2018" w:type="pct"/>
            <w:shd w:val="clear" w:color="auto" w:fill="EEF2F7"/>
          </w:tcPr>
          <w:p w14:paraId="6494FCAF" w14:textId="77777777" w:rsidR="002719E5" w:rsidRPr="007C10B3" w:rsidRDefault="002719E5">
            <w:pPr>
              <w:jc w:val="center"/>
              <w:rPr>
                <w:rFonts w:ascii="Arial" w:hAnsi="Arial" w:cs="Arial"/>
                <w:color w:val="000000" w:themeColor="text1"/>
                <w:sz w:val="22"/>
                <w:szCs w:val="22"/>
              </w:rPr>
            </w:pPr>
            <w:r w:rsidRPr="007C10B3">
              <w:rPr>
                <w:rFonts w:ascii="Arial" w:hAnsi="Arial" w:cs="Arial"/>
                <w:color w:val="000000" w:themeColor="text1"/>
                <w:sz w:val="22"/>
                <w:szCs w:val="22"/>
              </w:rPr>
              <w:t>0.689</w:t>
            </w:r>
          </w:p>
        </w:tc>
      </w:tr>
      <w:tr w:rsidR="002719E5" w:rsidRPr="007C10B3" w14:paraId="49FC8FF1" w14:textId="10B0C8A3" w:rsidTr="00C33382">
        <w:tblPrEx>
          <w:tblCellMar>
            <w:top w:w="0" w:type="dxa"/>
            <w:bottom w:w="0" w:type="dxa"/>
          </w:tblCellMar>
        </w:tblPrEx>
        <w:tc>
          <w:tcPr>
            <w:tcW w:w="2982" w:type="pct"/>
            <w:shd w:val="clear" w:color="auto" w:fill="FFFFFF"/>
          </w:tcPr>
          <w:p w14:paraId="3BBACA7D" w14:textId="77777777" w:rsidR="002719E5" w:rsidRPr="007C10B3" w:rsidRDefault="002719E5">
            <w:pPr>
              <w:rPr>
                <w:rFonts w:ascii="Arial" w:hAnsi="Arial" w:cs="Arial"/>
                <w:color w:val="000000" w:themeColor="text1"/>
                <w:sz w:val="22"/>
                <w:szCs w:val="22"/>
              </w:rPr>
            </w:pPr>
            <w:r w:rsidRPr="007C10B3">
              <w:rPr>
                <w:rFonts w:ascii="Arial" w:hAnsi="Arial" w:cs="Arial"/>
                <w:color w:val="000000" w:themeColor="text1"/>
                <w:sz w:val="22"/>
                <w:szCs w:val="22"/>
              </w:rPr>
              <w:t>Skeptical</w:t>
            </w:r>
          </w:p>
        </w:tc>
        <w:tc>
          <w:tcPr>
            <w:tcW w:w="2018" w:type="pct"/>
            <w:shd w:val="clear" w:color="auto" w:fill="FFFFFF"/>
          </w:tcPr>
          <w:p w14:paraId="07F6E173" w14:textId="77777777" w:rsidR="002719E5" w:rsidRPr="007C10B3" w:rsidRDefault="002719E5">
            <w:pPr>
              <w:jc w:val="center"/>
              <w:rPr>
                <w:rFonts w:ascii="Arial" w:hAnsi="Arial" w:cs="Arial"/>
                <w:color w:val="000000" w:themeColor="text1"/>
                <w:sz w:val="22"/>
                <w:szCs w:val="22"/>
              </w:rPr>
            </w:pPr>
            <w:r w:rsidRPr="007C10B3">
              <w:rPr>
                <w:rFonts w:ascii="Arial" w:hAnsi="Arial" w:cs="Arial"/>
                <w:color w:val="000000" w:themeColor="text1"/>
                <w:sz w:val="22"/>
                <w:szCs w:val="22"/>
              </w:rPr>
              <w:t>0.244</w:t>
            </w:r>
          </w:p>
        </w:tc>
      </w:tr>
      <w:tr w:rsidR="002719E5" w:rsidRPr="007C10B3" w14:paraId="277EC0A0" w14:textId="6AE5C862" w:rsidTr="00C33382">
        <w:tblPrEx>
          <w:tblCellMar>
            <w:top w:w="0" w:type="dxa"/>
            <w:bottom w:w="0" w:type="dxa"/>
          </w:tblCellMar>
        </w:tblPrEx>
        <w:tc>
          <w:tcPr>
            <w:tcW w:w="2982" w:type="pct"/>
            <w:shd w:val="clear" w:color="auto" w:fill="EEF2F7"/>
          </w:tcPr>
          <w:p w14:paraId="792AE4D8" w14:textId="77777777" w:rsidR="002719E5" w:rsidRPr="007C10B3" w:rsidRDefault="002719E5">
            <w:pPr>
              <w:rPr>
                <w:rFonts w:ascii="Arial" w:hAnsi="Arial" w:cs="Arial"/>
                <w:color w:val="000000" w:themeColor="text1"/>
                <w:sz w:val="22"/>
                <w:szCs w:val="22"/>
              </w:rPr>
            </w:pPr>
            <w:r w:rsidRPr="007C10B3">
              <w:rPr>
                <w:rFonts w:ascii="Arial" w:hAnsi="Arial" w:cs="Arial"/>
                <w:color w:val="000000" w:themeColor="text1"/>
                <w:sz w:val="22"/>
                <w:szCs w:val="22"/>
              </w:rPr>
              <w:t>Highly Skeptical</w:t>
            </w:r>
          </w:p>
        </w:tc>
        <w:tc>
          <w:tcPr>
            <w:tcW w:w="2018" w:type="pct"/>
            <w:shd w:val="clear" w:color="auto" w:fill="EEF2F7"/>
          </w:tcPr>
          <w:p w14:paraId="7D9A1991" w14:textId="77777777" w:rsidR="002719E5" w:rsidRPr="007C10B3" w:rsidRDefault="002719E5" w:rsidP="001F1B49">
            <w:pPr>
              <w:keepNext/>
              <w:jc w:val="center"/>
              <w:rPr>
                <w:rFonts w:ascii="Arial" w:hAnsi="Arial" w:cs="Arial"/>
                <w:color w:val="000000" w:themeColor="text1"/>
                <w:sz w:val="22"/>
                <w:szCs w:val="22"/>
              </w:rPr>
            </w:pPr>
            <w:r w:rsidRPr="007C10B3">
              <w:rPr>
                <w:rFonts w:ascii="Arial" w:hAnsi="Arial" w:cs="Arial"/>
                <w:color w:val="000000" w:themeColor="text1"/>
                <w:sz w:val="22"/>
                <w:szCs w:val="22"/>
              </w:rPr>
              <w:t>0.028</w:t>
            </w:r>
          </w:p>
        </w:tc>
      </w:tr>
    </w:tbl>
    <w:p w14:paraId="7FE3A4EF" w14:textId="71E11ABD" w:rsidR="00154383" w:rsidRPr="00D12B71" w:rsidRDefault="00154383" w:rsidP="00154383">
      <w:pPr>
        <w:pStyle w:val="Heading3"/>
        <w:spacing w:before="100"/>
        <w:jc w:val="center"/>
        <w:rPr>
          <w:b w:val="0"/>
          <w:bCs w:val="0"/>
          <w:sz w:val="28"/>
          <w:szCs w:val="28"/>
        </w:rPr>
      </w:pPr>
      <w:r w:rsidRPr="12475579">
        <w:rPr>
          <w:b w:val="0"/>
          <w:color w:val="0E2841" w:themeColor="text2"/>
          <w:sz w:val="18"/>
          <w:szCs w:val="18"/>
          <w:lang w:val="en-US"/>
        </w:rPr>
        <w:t>Table 3.3</w:t>
      </w:r>
      <w:r w:rsidR="00F42EB6" w:rsidRPr="12475579">
        <w:rPr>
          <w:b w:val="0"/>
          <w:color w:val="0E2841" w:themeColor="text2"/>
          <w:sz w:val="18"/>
          <w:szCs w:val="18"/>
          <w:lang w:val="en-US"/>
        </w:rPr>
        <w:t xml:space="preserve"> -</w:t>
      </w:r>
      <w:r w:rsidRPr="12475579">
        <w:rPr>
          <w:b w:val="0"/>
          <w:color w:val="0E2841" w:themeColor="text2"/>
          <w:sz w:val="18"/>
          <w:szCs w:val="18"/>
          <w:lang w:val="en-US"/>
        </w:rPr>
        <w:t xml:space="preserve"> Influence of source citation on trust</w:t>
      </w:r>
    </w:p>
    <w:p w14:paraId="559C3BAA" w14:textId="4700F871" w:rsidR="002719E5" w:rsidRPr="007C10B3" w:rsidRDefault="002719E5" w:rsidP="00D12B71">
      <w:pPr>
        <w:pStyle w:val="Heading3"/>
      </w:pPr>
      <w:r w:rsidRPr="007C10B3">
        <w:t xml:space="preserve">Hedging Language </w:t>
      </w:r>
    </w:p>
    <w:p w14:paraId="494ECD53" w14:textId="6632DF4B" w:rsidR="002719E5" w:rsidRPr="007C10B3" w:rsidRDefault="002719E5" w:rsidP="00C62FDB">
      <w:pPr>
        <w:spacing w:before="80" w:after="120"/>
        <w:jc w:val="both"/>
        <w:rPr>
          <w:rFonts w:ascii="Arial" w:hAnsi="Arial" w:cs="Arial"/>
          <w:sz w:val="22"/>
          <w:szCs w:val="22"/>
        </w:rPr>
      </w:pPr>
      <w:r w:rsidRPr="007C10B3">
        <w:rPr>
          <w:rFonts w:ascii="Arial" w:hAnsi="Arial" w:cs="Arial"/>
          <w:sz w:val="22"/>
          <w:szCs w:val="22"/>
        </w:rPr>
        <w:t xml:space="preserve">The presence of hedging words </w:t>
      </w:r>
      <w:r w:rsidR="00FC0146" w:rsidRPr="007C10B3">
        <w:rPr>
          <w:rFonts w:ascii="Arial" w:hAnsi="Arial" w:cs="Arial"/>
          <w:sz w:val="22"/>
          <w:szCs w:val="22"/>
        </w:rPr>
        <w:t xml:space="preserve">(e.g. </w:t>
      </w:r>
      <w:r w:rsidR="00FC0146" w:rsidRPr="007C10B3">
        <w:rPr>
          <w:rFonts w:ascii="Arial" w:hAnsi="Arial" w:cs="Arial"/>
          <w:i/>
          <w:sz w:val="22"/>
          <w:szCs w:val="22"/>
        </w:rPr>
        <w:t>"</w:t>
      </w:r>
      <w:r w:rsidRPr="007C10B3">
        <w:rPr>
          <w:rFonts w:ascii="Arial" w:hAnsi="Arial" w:cs="Arial"/>
          <w:i/>
          <w:sz w:val="22"/>
          <w:szCs w:val="22"/>
        </w:rPr>
        <w:t>may", "could", "approximately", "it is possible that"</w:t>
      </w:r>
      <w:r w:rsidRPr="007C10B3">
        <w:rPr>
          <w:rFonts w:ascii="Arial" w:hAnsi="Arial" w:cs="Arial"/>
          <w:sz w:val="22"/>
          <w:szCs w:val="22"/>
        </w:rPr>
        <w:t>) is associated with increased skepticism</w:t>
      </w:r>
      <w:r w:rsidR="00FC0146" w:rsidRPr="007C10B3">
        <w:rPr>
          <w:rFonts w:ascii="Arial" w:hAnsi="Arial" w:cs="Arial"/>
          <w:sz w:val="22"/>
          <w:szCs w:val="22"/>
        </w:rPr>
        <w:t>. Users</w:t>
      </w:r>
      <w:r w:rsidRPr="007C10B3">
        <w:rPr>
          <w:rFonts w:ascii="Arial" w:hAnsi="Arial" w:cs="Arial"/>
          <w:sz w:val="22"/>
          <w:szCs w:val="22"/>
        </w:rPr>
        <w:t xml:space="preserve"> in the Skeptical and Highly Skeptical groups</w:t>
      </w:r>
      <w:r w:rsidR="00FC0146" w:rsidRPr="007C10B3">
        <w:rPr>
          <w:rFonts w:ascii="Arial" w:hAnsi="Arial" w:cs="Arial"/>
          <w:sz w:val="22"/>
          <w:szCs w:val="22"/>
        </w:rPr>
        <w:t xml:space="preserve"> are roughly 2 to 4 times more likely to appear in those categories when the AI hedges</w:t>
      </w:r>
      <w:r w:rsidR="0052769E" w:rsidRPr="007C10B3">
        <w:rPr>
          <w:rFonts w:ascii="Arial" w:hAnsi="Arial" w:cs="Arial"/>
          <w:sz w:val="22"/>
          <w:szCs w:val="22"/>
        </w:rPr>
        <w:t xml:space="preserve"> (see Table 3.4)</w:t>
      </w:r>
      <w:r w:rsidR="00FC0146" w:rsidRPr="007C10B3">
        <w:rPr>
          <w:rFonts w:ascii="Arial" w:hAnsi="Arial" w:cs="Arial"/>
          <w:sz w:val="22"/>
          <w:szCs w:val="22"/>
        </w:rPr>
        <w:t>. Skeptical users interpret</w:t>
      </w:r>
      <w:r w:rsidRPr="007C10B3">
        <w:rPr>
          <w:rFonts w:ascii="Arial" w:hAnsi="Arial" w:cs="Arial"/>
          <w:sz w:val="22"/>
          <w:szCs w:val="22"/>
        </w:rPr>
        <w:t xml:space="preserve"> hedging as a signal of unreliability or evasiveness. This creates a </w:t>
      </w:r>
      <w:r w:rsidR="00FC0146" w:rsidRPr="007C10B3">
        <w:rPr>
          <w:rFonts w:ascii="Arial" w:hAnsi="Arial" w:cs="Arial"/>
          <w:sz w:val="22"/>
          <w:szCs w:val="22"/>
        </w:rPr>
        <w:t xml:space="preserve">design </w:t>
      </w:r>
      <w:r w:rsidRPr="007C10B3">
        <w:rPr>
          <w:rFonts w:ascii="Arial" w:hAnsi="Arial" w:cs="Arial"/>
          <w:sz w:val="22"/>
          <w:szCs w:val="22"/>
        </w:rPr>
        <w:t xml:space="preserve">tension: AI systems that are appropriately uncertain may </w:t>
      </w:r>
      <w:r w:rsidR="00FC0146" w:rsidRPr="007C10B3">
        <w:rPr>
          <w:rFonts w:ascii="Arial" w:hAnsi="Arial" w:cs="Arial"/>
          <w:sz w:val="22"/>
          <w:szCs w:val="22"/>
        </w:rPr>
        <w:t xml:space="preserve">paradoxically </w:t>
      </w:r>
      <w:r w:rsidRPr="007C10B3">
        <w:rPr>
          <w:rFonts w:ascii="Arial" w:hAnsi="Arial" w:cs="Arial"/>
          <w:sz w:val="22"/>
          <w:szCs w:val="22"/>
        </w:rPr>
        <w:t xml:space="preserve">be trusted less than AI systems that are </w:t>
      </w:r>
      <w:r w:rsidR="00FC0146" w:rsidRPr="007C10B3">
        <w:rPr>
          <w:rFonts w:ascii="Arial" w:hAnsi="Arial" w:cs="Arial"/>
          <w:sz w:val="22"/>
          <w:szCs w:val="22"/>
        </w:rPr>
        <w:t>overconfident.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1"/>
        <w:gridCol w:w="4479"/>
      </w:tblGrid>
      <w:tr w:rsidR="002719E5" w:rsidRPr="007C10B3" w14:paraId="604D0A96" w14:textId="77777777">
        <w:tblPrEx>
          <w:tblCellMar>
            <w:top w:w="0" w:type="dxa"/>
            <w:bottom w:w="0" w:type="dxa"/>
          </w:tblCellMar>
        </w:tblPrEx>
        <w:trPr>
          <w:tblHeader/>
        </w:trPr>
        <w:tc>
          <w:tcPr>
            <w:tcW w:w="2857" w:type="pct"/>
            <w:shd w:val="clear" w:color="auto" w:fill="1F3864"/>
          </w:tcPr>
          <w:p w14:paraId="6F27D08D" w14:textId="77777777" w:rsidR="002719E5" w:rsidRPr="007C10B3" w:rsidRDefault="002719E5">
            <w:pPr>
              <w:jc w:val="center"/>
              <w:rPr>
                <w:rFonts w:ascii="Arial" w:hAnsi="Arial" w:cs="Arial"/>
                <w:sz w:val="22"/>
                <w:szCs w:val="22"/>
              </w:rPr>
            </w:pPr>
            <w:r w:rsidRPr="007C10B3">
              <w:rPr>
                <w:rFonts w:ascii="Arial" w:hAnsi="Arial" w:cs="Arial"/>
                <w:b/>
                <w:bCs/>
                <w:color w:val="FFFFFF"/>
                <w:sz w:val="22"/>
                <w:szCs w:val="22"/>
              </w:rPr>
              <w:t>Trust Group (vs Blind Trust)</w:t>
            </w:r>
          </w:p>
        </w:tc>
        <w:tc>
          <w:tcPr>
            <w:tcW w:w="2143" w:type="pct"/>
            <w:shd w:val="clear" w:color="auto" w:fill="1F3864"/>
          </w:tcPr>
          <w:p w14:paraId="6578A489" w14:textId="37553F6F" w:rsidR="002719E5" w:rsidRPr="007C10B3" w:rsidRDefault="008767E5">
            <w:pPr>
              <w:jc w:val="center"/>
              <w:rPr>
                <w:rFonts w:ascii="Arial" w:hAnsi="Arial" w:cs="Arial"/>
                <w:sz w:val="22"/>
                <w:szCs w:val="22"/>
              </w:rPr>
            </w:pPr>
            <w:r w:rsidRPr="007C10B3">
              <w:rPr>
                <w:rFonts w:ascii="Arial" w:hAnsi="Arial" w:cs="Arial"/>
                <w:b/>
                <w:bCs/>
                <w:color w:val="FFFFFF"/>
                <w:sz w:val="22"/>
                <w:szCs w:val="22"/>
              </w:rPr>
              <w:t>Odds Ratio</w:t>
            </w:r>
          </w:p>
        </w:tc>
      </w:tr>
      <w:tr w:rsidR="002719E5" w:rsidRPr="007C10B3" w14:paraId="329BA06C" w14:textId="77777777">
        <w:tblPrEx>
          <w:tblCellMar>
            <w:top w:w="0" w:type="dxa"/>
            <w:bottom w:w="0" w:type="dxa"/>
          </w:tblCellMar>
        </w:tblPrEx>
        <w:tc>
          <w:tcPr>
            <w:tcW w:w="2857" w:type="pct"/>
            <w:shd w:val="clear" w:color="auto" w:fill="EEF2F7"/>
          </w:tcPr>
          <w:p w14:paraId="069C0F23" w14:textId="77777777" w:rsidR="002719E5" w:rsidRPr="007C10B3" w:rsidRDefault="002719E5">
            <w:pPr>
              <w:rPr>
                <w:rFonts w:ascii="Arial" w:hAnsi="Arial" w:cs="Arial"/>
                <w:color w:val="000000" w:themeColor="text1"/>
                <w:sz w:val="22"/>
                <w:szCs w:val="22"/>
              </w:rPr>
            </w:pPr>
            <w:r w:rsidRPr="007C10B3">
              <w:rPr>
                <w:rFonts w:ascii="Arial" w:hAnsi="Arial" w:cs="Arial"/>
                <w:color w:val="000000" w:themeColor="text1"/>
                <w:sz w:val="22"/>
                <w:szCs w:val="22"/>
              </w:rPr>
              <w:t>Skeptical</w:t>
            </w:r>
          </w:p>
        </w:tc>
        <w:tc>
          <w:tcPr>
            <w:tcW w:w="2143" w:type="pct"/>
            <w:shd w:val="clear" w:color="auto" w:fill="EEF2F7"/>
          </w:tcPr>
          <w:p w14:paraId="2BFD61BF" w14:textId="77777777" w:rsidR="002719E5" w:rsidRPr="007C10B3" w:rsidRDefault="002719E5">
            <w:pPr>
              <w:jc w:val="center"/>
              <w:rPr>
                <w:rFonts w:ascii="Arial" w:hAnsi="Arial" w:cs="Arial"/>
                <w:color w:val="000000" w:themeColor="text1"/>
                <w:sz w:val="22"/>
                <w:szCs w:val="22"/>
              </w:rPr>
            </w:pPr>
            <w:r w:rsidRPr="007C10B3">
              <w:rPr>
                <w:rFonts w:ascii="Arial" w:hAnsi="Arial" w:cs="Arial"/>
                <w:color w:val="000000" w:themeColor="text1"/>
                <w:sz w:val="22"/>
                <w:szCs w:val="22"/>
              </w:rPr>
              <w:t>1.821</w:t>
            </w:r>
          </w:p>
        </w:tc>
      </w:tr>
      <w:tr w:rsidR="002719E5" w:rsidRPr="007C10B3" w14:paraId="23A3EFBB" w14:textId="77777777">
        <w:tblPrEx>
          <w:tblCellMar>
            <w:top w:w="0" w:type="dxa"/>
            <w:bottom w:w="0" w:type="dxa"/>
          </w:tblCellMar>
        </w:tblPrEx>
        <w:tc>
          <w:tcPr>
            <w:tcW w:w="2857" w:type="pct"/>
            <w:shd w:val="clear" w:color="auto" w:fill="FFFFFF"/>
          </w:tcPr>
          <w:p w14:paraId="17662661" w14:textId="77777777" w:rsidR="002719E5" w:rsidRPr="007C10B3" w:rsidRDefault="002719E5">
            <w:pPr>
              <w:rPr>
                <w:rFonts w:ascii="Arial" w:hAnsi="Arial" w:cs="Arial"/>
                <w:color w:val="000000" w:themeColor="text1"/>
                <w:sz w:val="22"/>
                <w:szCs w:val="22"/>
              </w:rPr>
            </w:pPr>
            <w:r w:rsidRPr="007C10B3">
              <w:rPr>
                <w:rFonts w:ascii="Arial" w:hAnsi="Arial" w:cs="Arial"/>
                <w:color w:val="000000" w:themeColor="text1"/>
                <w:sz w:val="22"/>
                <w:szCs w:val="22"/>
              </w:rPr>
              <w:t>Highly Skeptical</w:t>
            </w:r>
          </w:p>
        </w:tc>
        <w:tc>
          <w:tcPr>
            <w:tcW w:w="2143" w:type="pct"/>
            <w:shd w:val="clear" w:color="auto" w:fill="FFFFFF"/>
          </w:tcPr>
          <w:p w14:paraId="44DB143B" w14:textId="77777777" w:rsidR="002719E5" w:rsidRPr="007C10B3" w:rsidRDefault="002719E5">
            <w:pPr>
              <w:jc w:val="center"/>
              <w:rPr>
                <w:rFonts w:ascii="Arial" w:hAnsi="Arial" w:cs="Arial"/>
                <w:color w:val="000000" w:themeColor="text1"/>
                <w:sz w:val="22"/>
                <w:szCs w:val="22"/>
              </w:rPr>
            </w:pPr>
            <w:r w:rsidRPr="007C10B3">
              <w:rPr>
                <w:rFonts w:ascii="Arial" w:hAnsi="Arial" w:cs="Arial"/>
                <w:color w:val="000000" w:themeColor="text1"/>
                <w:sz w:val="22"/>
                <w:szCs w:val="22"/>
              </w:rPr>
              <w:t>3.842</w:t>
            </w:r>
          </w:p>
        </w:tc>
      </w:tr>
    </w:tbl>
    <w:p w14:paraId="076FB3E3" w14:textId="19481B60" w:rsidR="00154383" w:rsidRPr="00D12B71" w:rsidRDefault="00154383" w:rsidP="00154383">
      <w:pPr>
        <w:pStyle w:val="Heading3"/>
        <w:spacing w:before="100"/>
        <w:jc w:val="center"/>
        <w:rPr>
          <w:b w:val="0"/>
          <w:bCs w:val="0"/>
        </w:rPr>
      </w:pPr>
      <w:r w:rsidRPr="266FDF26">
        <w:rPr>
          <w:b w:val="0"/>
          <w:color w:val="0E2841" w:themeColor="text2"/>
          <w:sz w:val="18"/>
          <w:szCs w:val="18"/>
          <w:lang w:val="en-US"/>
        </w:rPr>
        <w:t>Table 3.</w:t>
      </w:r>
      <w:r w:rsidR="00F42EB6" w:rsidRPr="266FDF26">
        <w:rPr>
          <w:b w:val="0"/>
          <w:color w:val="0E2841" w:themeColor="text2"/>
          <w:sz w:val="18"/>
          <w:szCs w:val="18"/>
          <w:lang w:val="en-US"/>
        </w:rPr>
        <w:t>4 -</w:t>
      </w:r>
      <w:r w:rsidRPr="266FDF26">
        <w:rPr>
          <w:b w:val="0"/>
          <w:color w:val="0E2841" w:themeColor="text2"/>
          <w:sz w:val="18"/>
          <w:szCs w:val="18"/>
          <w:lang w:val="en-US"/>
        </w:rPr>
        <w:t xml:space="preserve"> Influence of </w:t>
      </w:r>
      <w:r w:rsidR="00DE6853" w:rsidRPr="266FDF26">
        <w:rPr>
          <w:b w:val="0"/>
          <w:color w:val="0E2841" w:themeColor="text2"/>
          <w:sz w:val="18"/>
          <w:szCs w:val="18"/>
          <w:lang w:val="en-US"/>
        </w:rPr>
        <w:t>hedging language</w:t>
      </w:r>
      <w:r w:rsidRPr="266FDF26">
        <w:rPr>
          <w:b w:val="0"/>
          <w:color w:val="0E2841" w:themeColor="text2"/>
          <w:sz w:val="18"/>
          <w:szCs w:val="18"/>
          <w:lang w:val="en-US"/>
        </w:rPr>
        <w:t xml:space="preserve"> on trust</w:t>
      </w:r>
    </w:p>
    <w:p w14:paraId="57B6245C" w14:textId="7217F71F" w:rsidR="00587C3A" w:rsidRPr="007C10B3" w:rsidRDefault="00587C3A" w:rsidP="00D12B71">
      <w:pPr>
        <w:pStyle w:val="Heading3"/>
      </w:pPr>
      <w:r w:rsidRPr="007C10B3">
        <w:t xml:space="preserve">(ii) Query Context </w:t>
      </w:r>
    </w:p>
    <w:p w14:paraId="7B9FC98B" w14:textId="5C0F1421" w:rsidR="00A17CB0" w:rsidRPr="007C10B3" w:rsidRDefault="00530385" w:rsidP="00D12B71">
      <w:pPr>
        <w:pStyle w:val="NoSpacing"/>
        <w:jc w:val="both"/>
        <w:rPr>
          <w:rFonts w:ascii="Arial" w:hAnsi="Arial" w:cs="Arial"/>
          <w:b/>
          <w:sz w:val="22"/>
          <w:szCs w:val="22"/>
        </w:rPr>
      </w:pPr>
      <w:r w:rsidRPr="007C10B3">
        <w:rPr>
          <w:rFonts w:ascii="Arial" w:hAnsi="Arial" w:cs="Arial"/>
          <w:sz w:val="22"/>
          <w:szCs w:val="22"/>
        </w:rPr>
        <w:t xml:space="preserve">Context surrounding the query </w:t>
      </w:r>
      <w:r w:rsidR="007426A1" w:rsidRPr="007C10B3">
        <w:rPr>
          <w:rFonts w:ascii="Arial" w:hAnsi="Arial" w:cs="Arial"/>
          <w:sz w:val="22"/>
          <w:szCs w:val="22"/>
        </w:rPr>
        <w:t>incorporates</w:t>
      </w:r>
      <w:r w:rsidRPr="007C10B3">
        <w:rPr>
          <w:rFonts w:ascii="Arial" w:hAnsi="Arial" w:cs="Arial"/>
          <w:sz w:val="22"/>
          <w:szCs w:val="22"/>
        </w:rPr>
        <w:t xml:space="preserve"> how important the decision is and how urgently it must be answered </w:t>
      </w:r>
      <w:r w:rsidR="00D94B69" w:rsidRPr="007C10B3">
        <w:rPr>
          <w:rFonts w:ascii="Arial" w:hAnsi="Arial" w:cs="Arial"/>
          <w:sz w:val="22"/>
          <w:szCs w:val="22"/>
        </w:rPr>
        <w:t xml:space="preserve">which </w:t>
      </w:r>
      <w:r w:rsidRPr="007C10B3">
        <w:rPr>
          <w:rFonts w:ascii="Arial" w:hAnsi="Arial" w:cs="Arial"/>
          <w:sz w:val="22"/>
          <w:szCs w:val="22"/>
        </w:rPr>
        <w:t>shapes trust independently of the AI's response content. These factors reflect the stakes and time-pressure the user brings to the interaction.</w:t>
      </w:r>
    </w:p>
    <w:p w14:paraId="7891A059" w14:textId="14F88E0E" w:rsidR="00012736" w:rsidRPr="007C10B3" w:rsidRDefault="00614575" w:rsidP="00D12B71">
      <w:pPr>
        <w:pStyle w:val="Heading3"/>
      </w:pPr>
      <w:r w:rsidRPr="007C10B3">
        <w:t>Decision</w:t>
      </w:r>
      <w:r w:rsidR="000845A6" w:rsidRPr="007C10B3">
        <w:t xml:space="preserve"> Importance </w:t>
      </w:r>
    </w:p>
    <w:p w14:paraId="5107E739" w14:textId="24A9CCE9" w:rsidR="00011FE6" w:rsidRPr="00834C63" w:rsidRDefault="00C77064" w:rsidP="00834C63">
      <w:pPr>
        <w:pStyle w:val="Heading2"/>
        <w:rPr>
          <w:sz w:val="22"/>
          <w:szCs w:val="22"/>
        </w:rPr>
      </w:pPr>
      <w:r w:rsidRPr="007C10B3">
        <w:rPr>
          <w:sz w:val="22"/>
          <w:szCs w:val="22"/>
        </w:rPr>
        <w:t xml:space="preserve">Decision importance is the </w:t>
      </w:r>
      <w:r w:rsidR="000845A6" w:rsidRPr="007C10B3">
        <w:rPr>
          <w:sz w:val="22"/>
          <w:szCs w:val="22"/>
        </w:rPr>
        <w:t>single most powerful predictor of trust category</w:t>
      </w:r>
      <w:r w:rsidRPr="007C10B3">
        <w:rPr>
          <w:sz w:val="22"/>
          <w:szCs w:val="22"/>
        </w:rPr>
        <w:t>.</w:t>
      </w:r>
      <w:r w:rsidR="000845A6" w:rsidRPr="007C10B3">
        <w:rPr>
          <w:sz w:val="22"/>
          <w:szCs w:val="22"/>
        </w:rPr>
        <w:t xml:space="preserve"> As decision stakes rise, respondents shift dramatically away from Blind Trust</w:t>
      </w:r>
      <w:r w:rsidRPr="007C10B3">
        <w:rPr>
          <w:sz w:val="22"/>
          <w:szCs w:val="22"/>
        </w:rPr>
        <w:t>.</w:t>
      </w:r>
      <w:r w:rsidR="003A7DB5" w:rsidRPr="007C10B3">
        <w:rPr>
          <w:sz w:val="22"/>
          <w:szCs w:val="22"/>
        </w:rPr>
        <w:t xml:space="preserve"> </w:t>
      </w:r>
      <w:r w:rsidR="00B37F41" w:rsidRPr="007C10B3">
        <w:rPr>
          <w:sz w:val="22"/>
          <w:szCs w:val="22"/>
        </w:rPr>
        <w:t>A</w:t>
      </w:r>
      <w:r w:rsidR="003A7DB5" w:rsidRPr="007C10B3">
        <w:rPr>
          <w:sz w:val="22"/>
          <w:szCs w:val="22"/>
        </w:rPr>
        <w:t xml:space="preserve"> one-unit increase </w:t>
      </w:r>
      <w:r w:rsidRPr="007C10B3">
        <w:rPr>
          <w:sz w:val="22"/>
          <w:szCs w:val="22"/>
        </w:rPr>
        <w:t xml:space="preserve">(e.g. </w:t>
      </w:r>
      <w:r w:rsidR="003A7DB5" w:rsidRPr="007C10B3">
        <w:rPr>
          <w:sz w:val="22"/>
          <w:szCs w:val="22"/>
        </w:rPr>
        <w:t xml:space="preserve">Medium </w:t>
      </w:r>
      <w:r w:rsidRPr="007C10B3">
        <w:rPr>
          <w:sz w:val="22"/>
          <w:szCs w:val="22"/>
        </w:rPr>
        <w:t>→</w:t>
      </w:r>
      <w:r w:rsidR="003A7DB5" w:rsidRPr="007C10B3">
        <w:rPr>
          <w:sz w:val="22"/>
          <w:szCs w:val="22"/>
        </w:rPr>
        <w:t xml:space="preserve"> High) makes it over 107 times more likely that a respondent is Highly Skeptical rather than a Blind Truster</w:t>
      </w:r>
      <w:r w:rsidRPr="007C10B3">
        <w:rPr>
          <w:sz w:val="22"/>
          <w:szCs w:val="22"/>
        </w:rPr>
        <w:t xml:space="preserve"> and still over 10 times more likely for the </w:t>
      </w:r>
      <w:r w:rsidR="003A7DB5" w:rsidRPr="007C10B3">
        <w:rPr>
          <w:sz w:val="22"/>
          <w:szCs w:val="22"/>
        </w:rPr>
        <w:t xml:space="preserve">Skeptical </w:t>
      </w:r>
      <w:r w:rsidRPr="007C10B3">
        <w:rPr>
          <w:sz w:val="22"/>
          <w:szCs w:val="22"/>
        </w:rPr>
        <w:t>group</w:t>
      </w:r>
      <w:r w:rsidR="0052769E" w:rsidRPr="007C10B3">
        <w:rPr>
          <w:sz w:val="22"/>
          <w:szCs w:val="22"/>
        </w:rPr>
        <w:t xml:space="preserve"> (see Table 3.5)</w:t>
      </w:r>
      <w:r w:rsidRPr="007C10B3">
        <w:rPr>
          <w:sz w:val="22"/>
          <w:szCs w:val="22"/>
        </w:rPr>
        <w:t>. High-stakes queries trigger heightened scrutiny; users are unwilling to accept AI outputs uncritically when the consequences of error are significant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6"/>
        <w:gridCol w:w="3484"/>
      </w:tblGrid>
      <w:tr w:rsidR="009E5A17" w:rsidRPr="007C10B3" w14:paraId="6472EA72" w14:textId="77777777" w:rsidTr="00AA7F9A">
        <w:trPr>
          <w:tblHeader/>
        </w:trPr>
        <w:tc>
          <w:tcPr>
            <w:tcW w:w="3333" w:type="pct"/>
            <w:shd w:val="clear" w:color="auto" w:fill="1F3864"/>
          </w:tcPr>
          <w:p w14:paraId="0427EFA9" w14:textId="77777777" w:rsidR="009E5A17" w:rsidRPr="007C10B3" w:rsidRDefault="009E5A17">
            <w:pPr>
              <w:jc w:val="center"/>
              <w:rPr>
                <w:rFonts w:ascii="Arial" w:hAnsi="Arial" w:cs="Arial"/>
                <w:sz w:val="22"/>
                <w:szCs w:val="22"/>
              </w:rPr>
            </w:pPr>
            <w:r w:rsidRPr="007C10B3">
              <w:rPr>
                <w:rFonts w:ascii="Arial" w:hAnsi="Arial" w:cs="Arial"/>
                <w:b/>
                <w:bCs/>
                <w:color w:val="FFFFFF"/>
                <w:sz w:val="22"/>
                <w:szCs w:val="22"/>
              </w:rPr>
              <w:t>Trust Group (vs Blind Trust)</w:t>
            </w:r>
          </w:p>
        </w:tc>
        <w:tc>
          <w:tcPr>
            <w:tcW w:w="1667" w:type="pct"/>
            <w:shd w:val="clear" w:color="auto" w:fill="1F3864"/>
          </w:tcPr>
          <w:p w14:paraId="0B21E1D1" w14:textId="0081D9E5" w:rsidR="009E5A17" w:rsidRPr="007C10B3" w:rsidRDefault="009E5A17">
            <w:pPr>
              <w:jc w:val="center"/>
              <w:rPr>
                <w:rFonts w:ascii="Arial" w:hAnsi="Arial" w:cs="Arial"/>
                <w:sz w:val="22"/>
                <w:szCs w:val="22"/>
              </w:rPr>
            </w:pPr>
            <w:r w:rsidRPr="007C10B3">
              <w:rPr>
                <w:rFonts w:ascii="Arial" w:hAnsi="Arial" w:cs="Arial"/>
                <w:b/>
                <w:bCs/>
                <w:color w:val="FFFFFF"/>
                <w:sz w:val="22"/>
                <w:szCs w:val="22"/>
              </w:rPr>
              <w:t>Odds Ratio</w:t>
            </w:r>
          </w:p>
        </w:tc>
      </w:tr>
      <w:tr w:rsidR="009E5A17" w:rsidRPr="007C10B3" w14:paraId="5427183D" w14:textId="77777777" w:rsidTr="00AA7F9A">
        <w:tc>
          <w:tcPr>
            <w:tcW w:w="3333" w:type="pct"/>
            <w:shd w:val="clear" w:color="auto" w:fill="EEF2F7"/>
          </w:tcPr>
          <w:p w14:paraId="279913DF" w14:textId="77777777" w:rsidR="009E5A17" w:rsidRPr="007C10B3" w:rsidRDefault="009E5A17">
            <w:pPr>
              <w:rPr>
                <w:rFonts w:ascii="Arial" w:hAnsi="Arial" w:cs="Arial"/>
                <w:color w:val="000000" w:themeColor="text1"/>
                <w:sz w:val="22"/>
                <w:szCs w:val="22"/>
              </w:rPr>
            </w:pPr>
            <w:r w:rsidRPr="007C10B3">
              <w:rPr>
                <w:rFonts w:ascii="Arial" w:hAnsi="Arial" w:cs="Arial"/>
                <w:color w:val="000000" w:themeColor="text1"/>
                <w:sz w:val="22"/>
                <w:szCs w:val="22"/>
              </w:rPr>
              <w:t>Moderate Trust</w:t>
            </w:r>
          </w:p>
        </w:tc>
        <w:tc>
          <w:tcPr>
            <w:tcW w:w="1667" w:type="pct"/>
            <w:shd w:val="clear" w:color="auto" w:fill="EEF2F7"/>
          </w:tcPr>
          <w:p w14:paraId="369C208A" w14:textId="77777777" w:rsidR="009E5A17" w:rsidRPr="007C10B3" w:rsidRDefault="009E5A17">
            <w:pPr>
              <w:jc w:val="center"/>
              <w:rPr>
                <w:rFonts w:ascii="Arial" w:hAnsi="Arial" w:cs="Arial"/>
                <w:color w:val="000000" w:themeColor="text1"/>
                <w:sz w:val="22"/>
                <w:szCs w:val="22"/>
              </w:rPr>
            </w:pPr>
            <w:r w:rsidRPr="007C10B3">
              <w:rPr>
                <w:rFonts w:ascii="Arial" w:hAnsi="Arial" w:cs="Arial"/>
                <w:color w:val="000000" w:themeColor="text1"/>
                <w:sz w:val="22"/>
                <w:szCs w:val="22"/>
              </w:rPr>
              <w:t>1.92</w:t>
            </w:r>
          </w:p>
        </w:tc>
      </w:tr>
      <w:tr w:rsidR="009E5A17" w:rsidRPr="007C10B3" w14:paraId="57E1946C" w14:textId="77777777" w:rsidTr="00AA7F9A">
        <w:tc>
          <w:tcPr>
            <w:tcW w:w="3333" w:type="pct"/>
            <w:shd w:val="clear" w:color="auto" w:fill="FFFFFF"/>
          </w:tcPr>
          <w:p w14:paraId="7AD9C907" w14:textId="77777777" w:rsidR="009E5A17" w:rsidRPr="007C10B3" w:rsidRDefault="009E5A17">
            <w:pPr>
              <w:rPr>
                <w:rFonts w:ascii="Arial" w:hAnsi="Arial" w:cs="Arial"/>
                <w:color w:val="000000" w:themeColor="text1"/>
                <w:sz w:val="22"/>
                <w:szCs w:val="22"/>
              </w:rPr>
            </w:pPr>
            <w:r w:rsidRPr="007C10B3">
              <w:rPr>
                <w:rFonts w:ascii="Arial" w:hAnsi="Arial" w:cs="Arial"/>
                <w:color w:val="000000" w:themeColor="text1"/>
                <w:sz w:val="22"/>
                <w:szCs w:val="22"/>
              </w:rPr>
              <w:t>Skeptical</w:t>
            </w:r>
          </w:p>
        </w:tc>
        <w:tc>
          <w:tcPr>
            <w:tcW w:w="1667" w:type="pct"/>
            <w:shd w:val="clear" w:color="auto" w:fill="FFFFFF"/>
          </w:tcPr>
          <w:p w14:paraId="10020ED4" w14:textId="77777777" w:rsidR="009E5A17" w:rsidRPr="007C10B3" w:rsidRDefault="009E5A17">
            <w:pPr>
              <w:jc w:val="center"/>
              <w:rPr>
                <w:rFonts w:ascii="Arial" w:hAnsi="Arial" w:cs="Arial"/>
                <w:color w:val="000000" w:themeColor="text1"/>
                <w:sz w:val="22"/>
                <w:szCs w:val="22"/>
              </w:rPr>
            </w:pPr>
            <w:r w:rsidRPr="007C10B3">
              <w:rPr>
                <w:rFonts w:ascii="Arial" w:hAnsi="Arial" w:cs="Arial"/>
                <w:color w:val="000000" w:themeColor="text1"/>
                <w:sz w:val="22"/>
                <w:szCs w:val="22"/>
              </w:rPr>
              <w:t>10.33</w:t>
            </w:r>
          </w:p>
        </w:tc>
      </w:tr>
      <w:tr w:rsidR="009E5A17" w:rsidRPr="007C10B3" w14:paraId="5491136E" w14:textId="77777777" w:rsidTr="00AA7F9A">
        <w:tc>
          <w:tcPr>
            <w:tcW w:w="3333" w:type="pct"/>
            <w:shd w:val="clear" w:color="auto" w:fill="EEF2F7"/>
          </w:tcPr>
          <w:p w14:paraId="0407D53F" w14:textId="77777777" w:rsidR="009E5A17" w:rsidRPr="007C10B3" w:rsidRDefault="009E5A17">
            <w:pPr>
              <w:rPr>
                <w:rFonts w:ascii="Arial" w:hAnsi="Arial" w:cs="Arial"/>
                <w:color w:val="000000" w:themeColor="text1"/>
                <w:sz w:val="22"/>
                <w:szCs w:val="22"/>
              </w:rPr>
            </w:pPr>
            <w:r w:rsidRPr="007C10B3">
              <w:rPr>
                <w:rFonts w:ascii="Arial" w:hAnsi="Arial" w:cs="Arial"/>
                <w:color w:val="000000" w:themeColor="text1"/>
                <w:sz w:val="22"/>
                <w:szCs w:val="22"/>
              </w:rPr>
              <w:t>Highly Skeptical</w:t>
            </w:r>
          </w:p>
        </w:tc>
        <w:tc>
          <w:tcPr>
            <w:tcW w:w="1667" w:type="pct"/>
            <w:shd w:val="clear" w:color="auto" w:fill="EEF2F7"/>
          </w:tcPr>
          <w:p w14:paraId="3B8C757A" w14:textId="77777777" w:rsidR="009E5A17" w:rsidRPr="007C10B3" w:rsidRDefault="009E5A17">
            <w:pPr>
              <w:jc w:val="center"/>
              <w:rPr>
                <w:rFonts w:ascii="Arial" w:hAnsi="Arial" w:cs="Arial"/>
                <w:color w:val="000000" w:themeColor="text1"/>
                <w:sz w:val="22"/>
                <w:szCs w:val="22"/>
              </w:rPr>
            </w:pPr>
            <w:r w:rsidRPr="007C10B3">
              <w:rPr>
                <w:rFonts w:ascii="Arial" w:hAnsi="Arial" w:cs="Arial"/>
                <w:color w:val="000000" w:themeColor="text1"/>
                <w:sz w:val="22"/>
                <w:szCs w:val="22"/>
              </w:rPr>
              <w:t>107.48</w:t>
            </w:r>
          </w:p>
        </w:tc>
      </w:tr>
    </w:tbl>
    <w:p w14:paraId="62BEF42D" w14:textId="4395CA41" w:rsidR="00F42EB6" w:rsidRPr="00D12B71" w:rsidRDefault="00F42EB6" w:rsidP="00F42EB6">
      <w:pPr>
        <w:pStyle w:val="Heading3"/>
        <w:spacing w:before="100"/>
        <w:jc w:val="center"/>
        <w:rPr>
          <w:b w:val="0"/>
          <w:bCs w:val="0"/>
          <w:sz w:val="28"/>
          <w:szCs w:val="28"/>
        </w:rPr>
      </w:pPr>
      <w:r w:rsidRPr="42CA10DD">
        <w:rPr>
          <w:b w:val="0"/>
          <w:color w:val="0E2841" w:themeColor="text2"/>
          <w:sz w:val="18"/>
          <w:szCs w:val="18"/>
          <w:lang w:val="en-US"/>
        </w:rPr>
        <w:lastRenderedPageBreak/>
        <w:t>Table 3.5 - Influence of decision importance on trust</w:t>
      </w:r>
    </w:p>
    <w:p w14:paraId="17922913" w14:textId="04E78F11" w:rsidR="00880199" w:rsidRPr="007C10B3" w:rsidRDefault="002A5E56" w:rsidP="00257E3C">
      <w:pPr>
        <w:pStyle w:val="Heading3"/>
      </w:pPr>
      <w:r w:rsidRPr="007C10B3">
        <w:t xml:space="preserve">Urgency </w:t>
      </w:r>
    </w:p>
    <w:p w14:paraId="518AC8D9" w14:textId="2A3879ED" w:rsidR="002A5E56" w:rsidRPr="007C10B3" w:rsidRDefault="002A5E56" w:rsidP="002A5E56">
      <w:pPr>
        <w:spacing w:before="8" w:after="12"/>
        <w:jc w:val="both"/>
        <w:rPr>
          <w:rFonts w:ascii="Arial" w:hAnsi="Arial" w:cs="Arial"/>
          <w:color w:val="000000" w:themeColor="text1"/>
          <w:sz w:val="22"/>
          <w:szCs w:val="22"/>
        </w:rPr>
      </w:pPr>
      <w:r w:rsidRPr="007C10B3">
        <w:rPr>
          <w:rFonts w:ascii="Arial" w:hAnsi="Arial" w:cs="Arial"/>
          <w:color w:val="000000" w:themeColor="text1"/>
          <w:sz w:val="22"/>
          <w:szCs w:val="22"/>
        </w:rPr>
        <w:t>Higher urgency is consistently associated with lower skepticism — across both the Skeptical and Highly Skeptical groups, a higher urgency level reduces the odds of distrust. A unit increase in urgency (e.g. low to medium) results in about 2 times more likely a respondent falls in the Skeptical category and 5 times in the Highly Skeptical category rather than a Blind Truster</w:t>
      </w:r>
      <w:r w:rsidR="00BA0636" w:rsidRPr="007C10B3">
        <w:rPr>
          <w:rFonts w:ascii="Arial" w:hAnsi="Arial" w:cs="Arial"/>
          <w:color w:val="000000" w:themeColor="text1"/>
          <w:sz w:val="22"/>
          <w:szCs w:val="22"/>
        </w:rPr>
        <w:t xml:space="preserve"> </w:t>
      </w:r>
      <w:r w:rsidR="00BA0636" w:rsidRPr="007C10B3">
        <w:rPr>
          <w:rFonts w:ascii="Arial" w:hAnsi="Arial" w:cs="Arial"/>
          <w:sz w:val="22"/>
          <w:szCs w:val="22"/>
        </w:rPr>
        <w:t>(see Table 3.6)</w:t>
      </w:r>
      <w:r w:rsidRPr="007C10B3">
        <w:rPr>
          <w:rFonts w:ascii="Arial" w:hAnsi="Arial" w:cs="Arial"/>
          <w:color w:val="000000" w:themeColor="text1"/>
          <w:sz w:val="22"/>
          <w:szCs w:val="22"/>
        </w:rPr>
        <w:t xml:space="preserve">. </w:t>
      </w:r>
    </w:p>
    <w:p w14:paraId="54481D39" w14:textId="77777777" w:rsidR="002A5E56" w:rsidRPr="007C10B3" w:rsidRDefault="002A5E56" w:rsidP="002A5E56">
      <w:pPr>
        <w:spacing w:before="8" w:after="12"/>
        <w:jc w:val="both"/>
        <w:rPr>
          <w:rFonts w:ascii="Arial" w:hAnsi="Arial" w:cs="Arial"/>
          <w:color w:val="000000" w:themeColor="text1"/>
          <w:sz w:val="22"/>
          <w:szCs w:val="22"/>
        </w:rPr>
      </w:pPr>
    </w:p>
    <w:p w14:paraId="6D95FF3A" w14:textId="77777777" w:rsidR="002A5E56" w:rsidRPr="007C10B3" w:rsidRDefault="002A5E56" w:rsidP="002A5E56">
      <w:pPr>
        <w:spacing w:before="8" w:after="12"/>
        <w:jc w:val="both"/>
        <w:rPr>
          <w:rFonts w:ascii="Arial" w:hAnsi="Arial" w:cs="Arial"/>
          <w:color w:val="000000" w:themeColor="text1"/>
        </w:rPr>
      </w:pPr>
      <w:r w:rsidRPr="007C10B3">
        <w:rPr>
          <w:rFonts w:ascii="Arial" w:hAnsi="Arial" w:cs="Arial"/>
          <w:color w:val="000000" w:themeColor="text1"/>
          <w:sz w:val="22"/>
          <w:szCs w:val="22"/>
        </w:rPr>
        <w:t>When users are time-pressured, they tend to accept AI outputs more readily. This is consistent with cognitive load theory: under pressure, users cannot afford sustained critical evaluation. While urgency may temporarily dampen skepticism, this does not represent genuine trust — it represents expedient acceptance.</w:t>
      </w:r>
    </w:p>
    <w:p w14:paraId="314A09FE" w14:textId="18943031" w:rsidR="002A5E56" w:rsidRPr="007C10B3" w:rsidRDefault="002A5E56" w:rsidP="002A5E56">
      <w:pPr>
        <w:spacing w:before="8"/>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1"/>
        <w:gridCol w:w="3919"/>
      </w:tblGrid>
      <w:tr w:rsidR="002A5E56" w:rsidRPr="007C10B3" w14:paraId="21562ADF" w14:textId="77777777" w:rsidTr="00C33382">
        <w:tblPrEx>
          <w:tblCellMar>
            <w:top w:w="0" w:type="dxa"/>
            <w:bottom w:w="0" w:type="dxa"/>
          </w:tblCellMar>
        </w:tblPrEx>
        <w:trPr>
          <w:tblHeader/>
        </w:trPr>
        <w:tc>
          <w:tcPr>
            <w:tcW w:w="3125" w:type="pct"/>
            <w:shd w:val="clear" w:color="auto" w:fill="1F3864"/>
          </w:tcPr>
          <w:p w14:paraId="006E2F31" w14:textId="77777777" w:rsidR="002A5E56" w:rsidRPr="007C10B3" w:rsidRDefault="002A5E56">
            <w:pPr>
              <w:jc w:val="center"/>
              <w:rPr>
                <w:rFonts w:ascii="Arial" w:hAnsi="Arial" w:cs="Arial"/>
                <w:sz w:val="22"/>
                <w:szCs w:val="22"/>
              </w:rPr>
            </w:pPr>
            <w:r w:rsidRPr="007C10B3">
              <w:rPr>
                <w:rFonts w:ascii="Arial" w:hAnsi="Arial" w:cs="Arial"/>
                <w:b/>
                <w:bCs/>
                <w:color w:val="FFFFFF"/>
                <w:sz w:val="22"/>
                <w:szCs w:val="22"/>
              </w:rPr>
              <w:t>Trust Group (vs Blind Trust)</w:t>
            </w:r>
          </w:p>
        </w:tc>
        <w:tc>
          <w:tcPr>
            <w:tcW w:w="1875" w:type="pct"/>
            <w:shd w:val="clear" w:color="auto" w:fill="1F3864"/>
          </w:tcPr>
          <w:p w14:paraId="1E151D14" w14:textId="77777777" w:rsidR="002A5E56" w:rsidRPr="007C10B3" w:rsidRDefault="002A5E56">
            <w:pPr>
              <w:jc w:val="center"/>
              <w:rPr>
                <w:rFonts w:ascii="Arial" w:hAnsi="Arial" w:cs="Arial"/>
                <w:sz w:val="22"/>
                <w:szCs w:val="22"/>
              </w:rPr>
            </w:pPr>
            <w:r w:rsidRPr="007C10B3">
              <w:rPr>
                <w:rFonts w:ascii="Arial" w:hAnsi="Arial" w:cs="Arial"/>
                <w:b/>
                <w:bCs/>
                <w:color w:val="FFFFFF"/>
                <w:sz w:val="22"/>
                <w:szCs w:val="22"/>
              </w:rPr>
              <w:t>Odds Ratio</w:t>
            </w:r>
          </w:p>
        </w:tc>
      </w:tr>
      <w:tr w:rsidR="002A5E56" w:rsidRPr="007C10B3" w14:paraId="5B84E4D0" w14:textId="77777777" w:rsidTr="00C33382">
        <w:tblPrEx>
          <w:tblCellMar>
            <w:top w:w="0" w:type="dxa"/>
            <w:bottom w:w="0" w:type="dxa"/>
          </w:tblCellMar>
        </w:tblPrEx>
        <w:tc>
          <w:tcPr>
            <w:tcW w:w="3125" w:type="pct"/>
            <w:shd w:val="clear" w:color="auto" w:fill="EEF2F7"/>
          </w:tcPr>
          <w:p w14:paraId="01B783E5" w14:textId="77777777" w:rsidR="002A5E56" w:rsidRPr="007C10B3" w:rsidRDefault="002A5E56">
            <w:pPr>
              <w:rPr>
                <w:rFonts w:ascii="Arial" w:hAnsi="Arial" w:cs="Arial"/>
                <w:color w:val="000000" w:themeColor="text1"/>
                <w:sz w:val="22"/>
                <w:szCs w:val="22"/>
              </w:rPr>
            </w:pPr>
            <w:r w:rsidRPr="007C10B3">
              <w:rPr>
                <w:rFonts w:ascii="Arial" w:hAnsi="Arial" w:cs="Arial"/>
                <w:color w:val="000000" w:themeColor="text1"/>
                <w:sz w:val="22"/>
                <w:szCs w:val="22"/>
              </w:rPr>
              <w:t>Moderate Trust</w:t>
            </w:r>
          </w:p>
        </w:tc>
        <w:tc>
          <w:tcPr>
            <w:tcW w:w="1875" w:type="pct"/>
            <w:shd w:val="clear" w:color="auto" w:fill="EEF2F7"/>
          </w:tcPr>
          <w:p w14:paraId="784B9FF9" w14:textId="77777777" w:rsidR="002A5E56" w:rsidRPr="007C10B3" w:rsidRDefault="002A5E56">
            <w:pPr>
              <w:jc w:val="center"/>
              <w:rPr>
                <w:rFonts w:ascii="Arial" w:hAnsi="Arial" w:cs="Arial"/>
                <w:color w:val="000000" w:themeColor="text1"/>
                <w:sz w:val="22"/>
                <w:szCs w:val="22"/>
              </w:rPr>
            </w:pPr>
            <w:r w:rsidRPr="007C10B3">
              <w:rPr>
                <w:rFonts w:ascii="Arial" w:hAnsi="Arial" w:cs="Arial"/>
                <w:color w:val="000000" w:themeColor="text1"/>
                <w:sz w:val="22"/>
                <w:szCs w:val="22"/>
              </w:rPr>
              <w:t>0.760</w:t>
            </w:r>
          </w:p>
        </w:tc>
      </w:tr>
      <w:tr w:rsidR="002A5E56" w:rsidRPr="007C10B3" w14:paraId="12422F6D" w14:textId="77777777" w:rsidTr="00C33382">
        <w:tblPrEx>
          <w:tblCellMar>
            <w:top w:w="0" w:type="dxa"/>
            <w:bottom w:w="0" w:type="dxa"/>
          </w:tblCellMar>
        </w:tblPrEx>
        <w:tc>
          <w:tcPr>
            <w:tcW w:w="3125" w:type="pct"/>
            <w:shd w:val="clear" w:color="auto" w:fill="FFFFFF"/>
          </w:tcPr>
          <w:p w14:paraId="144AE9F7" w14:textId="77777777" w:rsidR="002A5E56" w:rsidRPr="007C10B3" w:rsidRDefault="002A5E56">
            <w:pPr>
              <w:rPr>
                <w:rFonts w:ascii="Arial" w:hAnsi="Arial" w:cs="Arial"/>
                <w:color w:val="000000" w:themeColor="text1"/>
                <w:sz w:val="22"/>
                <w:szCs w:val="22"/>
              </w:rPr>
            </w:pPr>
            <w:r w:rsidRPr="007C10B3">
              <w:rPr>
                <w:rFonts w:ascii="Arial" w:hAnsi="Arial" w:cs="Arial"/>
                <w:color w:val="000000" w:themeColor="text1"/>
                <w:sz w:val="22"/>
                <w:szCs w:val="22"/>
              </w:rPr>
              <w:t>Skeptical</w:t>
            </w:r>
          </w:p>
        </w:tc>
        <w:tc>
          <w:tcPr>
            <w:tcW w:w="1875" w:type="pct"/>
            <w:shd w:val="clear" w:color="auto" w:fill="FFFFFF"/>
          </w:tcPr>
          <w:p w14:paraId="18FE5983" w14:textId="77777777" w:rsidR="002A5E56" w:rsidRPr="007C10B3" w:rsidRDefault="002A5E56">
            <w:pPr>
              <w:jc w:val="center"/>
              <w:rPr>
                <w:rFonts w:ascii="Arial" w:hAnsi="Arial" w:cs="Arial"/>
                <w:color w:val="000000" w:themeColor="text1"/>
                <w:sz w:val="22"/>
                <w:szCs w:val="22"/>
              </w:rPr>
            </w:pPr>
            <w:r w:rsidRPr="007C10B3">
              <w:rPr>
                <w:rFonts w:ascii="Arial" w:hAnsi="Arial" w:cs="Arial"/>
                <w:color w:val="000000" w:themeColor="text1"/>
                <w:sz w:val="22"/>
                <w:szCs w:val="22"/>
              </w:rPr>
              <w:t>0.578</w:t>
            </w:r>
          </w:p>
        </w:tc>
      </w:tr>
      <w:tr w:rsidR="002A5E56" w:rsidRPr="007C10B3" w14:paraId="1F7F6411" w14:textId="77777777" w:rsidTr="00C33382">
        <w:tblPrEx>
          <w:tblCellMar>
            <w:top w:w="0" w:type="dxa"/>
            <w:bottom w:w="0" w:type="dxa"/>
          </w:tblCellMar>
        </w:tblPrEx>
        <w:tc>
          <w:tcPr>
            <w:tcW w:w="3125" w:type="pct"/>
            <w:shd w:val="clear" w:color="auto" w:fill="EEF2F7"/>
          </w:tcPr>
          <w:p w14:paraId="1022296A" w14:textId="77777777" w:rsidR="002A5E56" w:rsidRPr="007C10B3" w:rsidRDefault="002A5E56">
            <w:pPr>
              <w:rPr>
                <w:rFonts w:ascii="Arial" w:hAnsi="Arial" w:cs="Arial"/>
                <w:color w:val="000000" w:themeColor="text1"/>
                <w:sz w:val="22"/>
                <w:szCs w:val="22"/>
              </w:rPr>
            </w:pPr>
            <w:r w:rsidRPr="007C10B3">
              <w:rPr>
                <w:rFonts w:ascii="Arial" w:hAnsi="Arial" w:cs="Arial"/>
                <w:color w:val="000000" w:themeColor="text1"/>
                <w:sz w:val="22"/>
                <w:szCs w:val="22"/>
              </w:rPr>
              <w:t>Highly Skeptical</w:t>
            </w:r>
          </w:p>
        </w:tc>
        <w:tc>
          <w:tcPr>
            <w:tcW w:w="1875" w:type="pct"/>
            <w:shd w:val="clear" w:color="auto" w:fill="EEF2F7"/>
          </w:tcPr>
          <w:p w14:paraId="099B7F8F" w14:textId="77777777" w:rsidR="002A5E56" w:rsidRPr="007C10B3" w:rsidRDefault="002A5E56">
            <w:pPr>
              <w:jc w:val="center"/>
              <w:rPr>
                <w:rFonts w:ascii="Arial" w:hAnsi="Arial" w:cs="Arial"/>
                <w:color w:val="000000" w:themeColor="text1"/>
                <w:sz w:val="22"/>
                <w:szCs w:val="22"/>
              </w:rPr>
            </w:pPr>
            <w:r w:rsidRPr="007C10B3">
              <w:rPr>
                <w:rFonts w:ascii="Arial" w:hAnsi="Arial" w:cs="Arial"/>
                <w:color w:val="000000" w:themeColor="text1"/>
                <w:sz w:val="22"/>
                <w:szCs w:val="22"/>
              </w:rPr>
              <w:t>0.222</w:t>
            </w:r>
          </w:p>
        </w:tc>
      </w:tr>
    </w:tbl>
    <w:p w14:paraId="2365271C" w14:textId="2C072B75" w:rsidR="00F42EB6" w:rsidRPr="00D12B71" w:rsidRDefault="00F42EB6" w:rsidP="00F42EB6">
      <w:pPr>
        <w:pStyle w:val="Heading3"/>
        <w:spacing w:before="100"/>
        <w:jc w:val="center"/>
        <w:rPr>
          <w:b w:val="0"/>
          <w:bCs w:val="0"/>
        </w:rPr>
      </w:pPr>
      <w:r w:rsidRPr="7C41441F">
        <w:rPr>
          <w:b w:val="0"/>
          <w:color w:val="0E2841" w:themeColor="text2"/>
          <w:sz w:val="18"/>
          <w:szCs w:val="18"/>
          <w:lang w:val="en-US"/>
        </w:rPr>
        <w:t>Table 3.6 - Influence of urgency on trust</w:t>
      </w:r>
    </w:p>
    <w:p w14:paraId="4DBD1F32" w14:textId="3A9E211E" w:rsidR="000B0FB6" w:rsidRPr="007C10B3" w:rsidRDefault="000B0FB6" w:rsidP="00D12B71">
      <w:pPr>
        <w:pStyle w:val="Heading3"/>
      </w:pPr>
      <w:r w:rsidRPr="007C10B3">
        <w:t>(ii</w:t>
      </w:r>
      <w:r w:rsidR="004C1053" w:rsidRPr="007C10B3">
        <w:t>i</w:t>
      </w:r>
      <w:r w:rsidRPr="007C10B3">
        <w:t xml:space="preserve">) User Characteristics </w:t>
      </w:r>
    </w:p>
    <w:p w14:paraId="33478850" w14:textId="5FF032B5" w:rsidR="00257E3C" w:rsidRPr="007C10B3" w:rsidRDefault="00475AB6" w:rsidP="00D12B71">
      <w:pPr>
        <w:spacing w:before="80" w:after="120"/>
        <w:jc w:val="both"/>
        <w:rPr>
          <w:rFonts w:ascii="Arial" w:hAnsi="Arial" w:cs="Arial"/>
          <w:sz w:val="22"/>
          <w:szCs w:val="22"/>
        </w:rPr>
      </w:pPr>
      <w:r w:rsidRPr="007C10B3">
        <w:rPr>
          <w:rFonts w:ascii="Arial" w:hAnsi="Arial" w:cs="Arial"/>
          <w:bCs/>
          <w:sz w:val="22"/>
          <w:szCs w:val="22"/>
        </w:rPr>
        <w:t>User characteristic signals specifically the user’s level of expertise and whether the AI’s response aligns with their pre-existing beliefs are strong and consistent predictors of trust across all skeptic groups. These are signals that originate from the user themselves rather than the AI’s output</w:t>
      </w:r>
      <w:r w:rsidR="00461585" w:rsidRPr="007C10B3">
        <w:rPr>
          <w:rFonts w:ascii="Arial" w:hAnsi="Arial" w:cs="Arial"/>
          <w:bCs/>
          <w:sz w:val="22"/>
          <w:szCs w:val="22"/>
        </w:rPr>
        <w:t>.</w:t>
      </w:r>
    </w:p>
    <w:p w14:paraId="7040A77A" w14:textId="3EAB0088" w:rsidR="00564B69" w:rsidRPr="007C10B3" w:rsidRDefault="00E2479A" w:rsidP="00D12B71">
      <w:pPr>
        <w:pStyle w:val="Heading3"/>
      </w:pPr>
      <w:r w:rsidRPr="007C10B3">
        <w:t xml:space="preserve">Education, </w:t>
      </w:r>
      <w:r w:rsidR="009228E6" w:rsidRPr="007C10B3">
        <w:t>AI</w:t>
      </w:r>
      <w:r w:rsidR="00564B69" w:rsidRPr="007C10B3">
        <w:t xml:space="preserve"> </w:t>
      </w:r>
      <w:r w:rsidR="009228E6" w:rsidRPr="007C10B3">
        <w:t>familiarity</w:t>
      </w:r>
      <w:r w:rsidR="00564B69" w:rsidRPr="007C10B3">
        <w:t xml:space="preserve"> and Digital Literacy </w:t>
      </w:r>
    </w:p>
    <w:p w14:paraId="102B19A4" w14:textId="759865C1" w:rsidR="00564B69" w:rsidRPr="007C10B3" w:rsidRDefault="00DA7D90" w:rsidP="00D12B71">
      <w:pPr>
        <w:spacing w:before="80" w:after="120"/>
        <w:jc w:val="both"/>
        <w:rPr>
          <w:rFonts w:ascii="Arial" w:hAnsi="Arial" w:cs="Arial"/>
          <w:sz w:val="22"/>
          <w:szCs w:val="22"/>
        </w:rPr>
      </w:pPr>
      <w:r w:rsidRPr="007C10B3">
        <w:rPr>
          <w:rFonts w:ascii="Arial" w:hAnsi="Arial" w:cs="Arial"/>
          <w:sz w:val="22"/>
          <w:szCs w:val="22"/>
        </w:rPr>
        <w:t xml:space="preserve">A one-unit increase in </w:t>
      </w:r>
      <w:r w:rsidR="009447E5" w:rsidRPr="007C10B3">
        <w:rPr>
          <w:rFonts w:ascii="Arial" w:hAnsi="Arial" w:cs="Arial"/>
          <w:sz w:val="22"/>
          <w:szCs w:val="22"/>
        </w:rPr>
        <w:t xml:space="preserve">any of </w:t>
      </w:r>
      <w:r w:rsidRPr="007C10B3">
        <w:rPr>
          <w:rFonts w:ascii="Arial" w:hAnsi="Arial" w:cs="Arial"/>
          <w:sz w:val="22"/>
          <w:szCs w:val="22"/>
        </w:rPr>
        <w:t xml:space="preserve">these </w:t>
      </w:r>
      <w:r w:rsidR="009447E5" w:rsidRPr="007C10B3">
        <w:rPr>
          <w:rFonts w:ascii="Arial" w:hAnsi="Arial" w:cs="Arial"/>
          <w:sz w:val="22"/>
          <w:szCs w:val="22"/>
        </w:rPr>
        <w:t>three</w:t>
      </w:r>
      <w:r w:rsidRPr="007C10B3">
        <w:rPr>
          <w:rFonts w:ascii="Arial" w:hAnsi="Arial" w:cs="Arial"/>
          <w:sz w:val="22"/>
          <w:szCs w:val="22"/>
        </w:rPr>
        <w:t xml:space="preserve"> measures makes it </w:t>
      </w:r>
      <w:r w:rsidR="009447E5" w:rsidRPr="007C10B3">
        <w:rPr>
          <w:rFonts w:ascii="Arial" w:hAnsi="Arial" w:cs="Arial"/>
          <w:sz w:val="22"/>
          <w:szCs w:val="22"/>
        </w:rPr>
        <w:t>substantially</w:t>
      </w:r>
      <w:r w:rsidRPr="007C10B3">
        <w:rPr>
          <w:rFonts w:ascii="Arial" w:hAnsi="Arial" w:cs="Arial"/>
          <w:sz w:val="22"/>
          <w:szCs w:val="22"/>
        </w:rPr>
        <w:t xml:space="preserve"> more likely that a respondent is </w:t>
      </w:r>
      <w:r w:rsidR="009447E5" w:rsidRPr="007C10B3">
        <w:rPr>
          <w:rFonts w:ascii="Arial" w:hAnsi="Arial" w:cs="Arial"/>
          <w:sz w:val="22"/>
          <w:szCs w:val="22"/>
        </w:rPr>
        <w:t xml:space="preserve">Skeptical or </w:t>
      </w:r>
      <w:r w:rsidRPr="007C10B3">
        <w:rPr>
          <w:rFonts w:ascii="Arial" w:hAnsi="Arial" w:cs="Arial"/>
          <w:sz w:val="22"/>
          <w:szCs w:val="22"/>
        </w:rPr>
        <w:t>Highly Skeptical rather than a Blind Truster</w:t>
      </w:r>
      <w:r w:rsidR="009447E5" w:rsidRPr="007C10B3">
        <w:rPr>
          <w:rFonts w:ascii="Arial" w:hAnsi="Arial" w:cs="Arial"/>
          <w:sz w:val="22"/>
          <w:szCs w:val="22"/>
        </w:rPr>
        <w:t xml:space="preserve"> (see Table 3.7). The effect is strongest for AI familiarity, with highly familiar users being over 13 times more likely to be Highly Skeptical.</w:t>
      </w:r>
      <w:r w:rsidRPr="007C10B3">
        <w:rPr>
          <w:rFonts w:ascii="Arial" w:hAnsi="Arial" w:cs="Arial"/>
          <w:sz w:val="22"/>
          <w:szCs w:val="22"/>
        </w:rPr>
        <w:t xml:space="preserve"> </w:t>
      </w:r>
      <w:r w:rsidR="00DF69D2" w:rsidRPr="007C10B3">
        <w:rPr>
          <w:rFonts w:ascii="Arial" w:hAnsi="Arial" w:cs="Arial"/>
          <w:sz w:val="22"/>
          <w:szCs w:val="22"/>
        </w:rPr>
        <w:t xml:space="preserve">This </w:t>
      </w:r>
      <w:r w:rsidR="009447E5" w:rsidRPr="007C10B3">
        <w:rPr>
          <w:rFonts w:ascii="Arial" w:hAnsi="Arial" w:cs="Arial"/>
          <w:sz w:val="22"/>
          <w:szCs w:val="22"/>
        </w:rPr>
        <w:t>likely reflects recalibrated trust —</w:t>
      </w:r>
      <w:r w:rsidR="00DF69D2" w:rsidRPr="007C10B3">
        <w:rPr>
          <w:rFonts w:ascii="Arial" w:hAnsi="Arial" w:cs="Arial"/>
          <w:sz w:val="22"/>
          <w:szCs w:val="22"/>
        </w:rPr>
        <w:t xml:space="preserve"> experienced users have encountered AI errors, hallucinations, or confidently wrong outputs, and have </w:t>
      </w:r>
      <w:r w:rsidR="009447E5" w:rsidRPr="007C10B3">
        <w:rPr>
          <w:rFonts w:ascii="Arial" w:hAnsi="Arial" w:cs="Arial"/>
          <w:sz w:val="22"/>
          <w:szCs w:val="22"/>
        </w:rPr>
        <w:t xml:space="preserve">adjusted </w:t>
      </w:r>
      <w:r w:rsidR="00DF69D2" w:rsidRPr="007C10B3">
        <w:rPr>
          <w:rFonts w:ascii="Arial" w:hAnsi="Arial" w:cs="Arial"/>
          <w:sz w:val="22"/>
          <w:szCs w:val="22"/>
        </w:rPr>
        <w:t xml:space="preserve">their </w:t>
      </w:r>
      <w:r w:rsidR="00F065C9">
        <w:rPr>
          <w:rFonts w:ascii="Arial" w:hAnsi="Arial" w:cs="Arial"/>
          <w:sz w:val="22"/>
          <w:szCs w:val="22"/>
        </w:rPr>
        <w:t>trust</w:t>
      </w:r>
      <w:r w:rsidR="009447E5" w:rsidRPr="007C10B3">
        <w:rPr>
          <w:rFonts w:ascii="Arial" w:hAnsi="Arial" w:cs="Arial"/>
          <w:sz w:val="22"/>
          <w:szCs w:val="22"/>
        </w:rPr>
        <w:t xml:space="preserve"> </w:t>
      </w:r>
      <w:r w:rsidR="00DF69D2" w:rsidRPr="007C10B3">
        <w:rPr>
          <w:rFonts w:ascii="Arial" w:hAnsi="Arial" w:cs="Arial"/>
          <w:sz w:val="22"/>
          <w:szCs w:val="22"/>
        </w:rPr>
        <w:t>accordingly.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6"/>
        <w:gridCol w:w="2767"/>
        <w:gridCol w:w="2767"/>
      </w:tblGrid>
      <w:tr w:rsidR="00564B69" w:rsidRPr="007C10B3" w14:paraId="35303907" w14:textId="77777777" w:rsidTr="00C33382">
        <w:tblPrEx>
          <w:tblCellMar>
            <w:top w:w="0" w:type="dxa"/>
            <w:bottom w:w="0" w:type="dxa"/>
          </w:tblCellMar>
        </w:tblPrEx>
        <w:trPr>
          <w:tblHeader/>
        </w:trPr>
        <w:tc>
          <w:tcPr>
            <w:tcW w:w="2352" w:type="pct"/>
            <w:shd w:val="clear" w:color="auto" w:fill="1F3864"/>
          </w:tcPr>
          <w:p w14:paraId="6083638C" w14:textId="77777777" w:rsidR="00564B69" w:rsidRPr="007C10B3" w:rsidRDefault="00564B69">
            <w:pPr>
              <w:jc w:val="center"/>
              <w:rPr>
                <w:rFonts w:ascii="Arial" w:hAnsi="Arial" w:cs="Arial"/>
                <w:sz w:val="22"/>
                <w:szCs w:val="22"/>
              </w:rPr>
            </w:pPr>
            <w:r w:rsidRPr="007C10B3">
              <w:rPr>
                <w:rFonts w:ascii="Arial" w:hAnsi="Arial" w:cs="Arial"/>
                <w:b/>
                <w:bCs/>
                <w:color w:val="FFFFFF"/>
                <w:sz w:val="22"/>
                <w:szCs w:val="22"/>
              </w:rPr>
              <w:t>Feature</w:t>
            </w:r>
          </w:p>
        </w:tc>
        <w:tc>
          <w:tcPr>
            <w:tcW w:w="1324" w:type="pct"/>
            <w:shd w:val="clear" w:color="auto" w:fill="1F3864"/>
          </w:tcPr>
          <w:p w14:paraId="2B8EC9D4" w14:textId="77777777" w:rsidR="00564B69" w:rsidRPr="007C10B3" w:rsidRDefault="00564B69">
            <w:pPr>
              <w:jc w:val="center"/>
              <w:rPr>
                <w:rFonts w:ascii="Arial" w:hAnsi="Arial" w:cs="Arial"/>
                <w:sz w:val="22"/>
                <w:szCs w:val="22"/>
              </w:rPr>
            </w:pPr>
            <w:r w:rsidRPr="007C10B3">
              <w:rPr>
                <w:rFonts w:ascii="Arial" w:hAnsi="Arial" w:cs="Arial"/>
                <w:b/>
                <w:bCs/>
                <w:color w:val="FFFFFF"/>
                <w:sz w:val="22"/>
                <w:szCs w:val="22"/>
              </w:rPr>
              <w:t>Skeptical OR</w:t>
            </w:r>
          </w:p>
        </w:tc>
        <w:tc>
          <w:tcPr>
            <w:tcW w:w="1324" w:type="pct"/>
            <w:shd w:val="clear" w:color="auto" w:fill="1F3864"/>
          </w:tcPr>
          <w:p w14:paraId="1FE186EF" w14:textId="77777777" w:rsidR="00564B69" w:rsidRPr="007C10B3" w:rsidRDefault="00564B69">
            <w:pPr>
              <w:jc w:val="center"/>
              <w:rPr>
                <w:rFonts w:ascii="Arial" w:hAnsi="Arial" w:cs="Arial"/>
                <w:sz w:val="22"/>
                <w:szCs w:val="22"/>
              </w:rPr>
            </w:pPr>
            <w:r w:rsidRPr="007C10B3">
              <w:rPr>
                <w:rFonts w:ascii="Arial" w:hAnsi="Arial" w:cs="Arial"/>
                <w:b/>
                <w:bCs/>
                <w:color w:val="FFFFFF"/>
                <w:sz w:val="22"/>
                <w:szCs w:val="22"/>
              </w:rPr>
              <w:t>Highly Skeptical OR</w:t>
            </w:r>
          </w:p>
        </w:tc>
      </w:tr>
      <w:tr w:rsidR="00564B69" w:rsidRPr="007C10B3" w14:paraId="6BE0770D" w14:textId="77777777" w:rsidTr="00C33382">
        <w:tblPrEx>
          <w:tblCellMar>
            <w:top w:w="0" w:type="dxa"/>
            <w:bottom w:w="0" w:type="dxa"/>
          </w:tblCellMar>
        </w:tblPrEx>
        <w:tc>
          <w:tcPr>
            <w:tcW w:w="2352" w:type="pct"/>
            <w:shd w:val="clear" w:color="auto" w:fill="EEF2F7"/>
          </w:tcPr>
          <w:p w14:paraId="1608989D" w14:textId="77777777" w:rsidR="00564B69" w:rsidRPr="007C10B3" w:rsidRDefault="00564B69">
            <w:pPr>
              <w:rPr>
                <w:rFonts w:ascii="Arial" w:hAnsi="Arial" w:cs="Arial"/>
                <w:color w:val="000000" w:themeColor="text1"/>
                <w:sz w:val="22"/>
                <w:szCs w:val="22"/>
              </w:rPr>
            </w:pPr>
            <w:r w:rsidRPr="007C10B3">
              <w:rPr>
                <w:rFonts w:ascii="Arial" w:hAnsi="Arial" w:cs="Arial"/>
                <w:color w:val="000000" w:themeColor="text1"/>
                <w:sz w:val="22"/>
                <w:szCs w:val="22"/>
              </w:rPr>
              <w:t>AI Familiarity Level</w:t>
            </w:r>
          </w:p>
        </w:tc>
        <w:tc>
          <w:tcPr>
            <w:tcW w:w="1324" w:type="pct"/>
            <w:shd w:val="clear" w:color="auto" w:fill="EEF2F7"/>
          </w:tcPr>
          <w:p w14:paraId="62D3750F" w14:textId="7B08EDAF" w:rsidR="00564B69" w:rsidRPr="007C10B3" w:rsidRDefault="00564B69">
            <w:pPr>
              <w:jc w:val="center"/>
              <w:rPr>
                <w:rFonts w:ascii="Arial" w:hAnsi="Arial" w:cs="Arial"/>
                <w:color w:val="000000" w:themeColor="text1"/>
                <w:sz w:val="22"/>
                <w:szCs w:val="22"/>
              </w:rPr>
            </w:pPr>
            <w:r w:rsidRPr="007C10B3">
              <w:rPr>
                <w:rFonts w:ascii="Arial" w:hAnsi="Arial" w:cs="Arial"/>
                <w:color w:val="000000" w:themeColor="text1"/>
                <w:sz w:val="22"/>
                <w:szCs w:val="22"/>
              </w:rPr>
              <w:t>2.73</w:t>
            </w:r>
          </w:p>
        </w:tc>
        <w:tc>
          <w:tcPr>
            <w:tcW w:w="1324" w:type="pct"/>
            <w:shd w:val="clear" w:color="auto" w:fill="EEF2F7"/>
          </w:tcPr>
          <w:p w14:paraId="653E98DD" w14:textId="6A5911D4" w:rsidR="00564B69" w:rsidRPr="007C10B3" w:rsidRDefault="00564B69">
            <w:pPr>
              <w:jc w:val="center"/>
              <w:rPr>
                <w:rFonts w:ascii="Arial" w:hAnsi="Arial" w:cs="Arial"/>
                <w:color w:val="000000" w:themeColor="text1"/>
                <w:sz w:val="22"/>
                <w:szCs w:val="22"/>
              </w:rPr>
            </w:pPr>
            <w:r w:rsidRPr="007C10B3">
              <w:rPr>
                <w:rFonts w:ascii="Arial" w:hAnsi="Arial" w:cs="Arial"/>
                <w:color w:val="000000" w:themeColor="text1"/>
                <w:sz w:val="22"/>
                <w:szCs w:val="22"/>
              </w:rPr>
              <w:t>13.69</w:t>
            </w:r>
          </w:p>
        </w:tc>
      </w:tr>
      <w:tr w:rsidR="00564B69" w:rsidRPr="007C10B3" w14:paraId="69D22623" w14:textId="77777777" w:rsidTr="00C33382">
        <w:tblPrEx>
          <w:tblCellMar>
            <w:top w:w="0" w:type="dxa"/>
            <w:bottom w:w="0" w:type="dxa"/>
          </w:tblCellMar>
        </w:tblPrEx>
        <w:tc>
          <w:tcPr>
            <w:tcW w:w="2352" w:type="pct"/>
            <w:shd w:val="clear" w:color="auto" w:fill="FFFFFF"/>
          </w:tcPr>
          <w:p w14:paraId="1D441B32" w14:textId="77777777" w:rsidR="00564B69" w:rsidRPr="007C10B3" w:rsidRDefault="00564B69">
            <w:pPr>
              <w:rPr>
                <w:rFonts w:ascii="Arial" w:hAnsi="Arial" w:cs="Arial"/>
                <w:color w:val="000000" w:themeColor="text1"/>
                <w:sz w:val="22"/>
                <w:szCs w:val="22"/>
              </w:rPr>
            </w:pPr>
            <w:r w:rsidRPr="007C10B3">
              <w:rPr>
                <w:rFonts w:ascii="Arial" w:hAnsi="Arial" w:cs="Arial"/>
                <w:color w:val="000000" w:themeColor="text1"/>
                <w:sz w:val="22"/>
                <w:szCs w:val="22"/>
              </w:rPr>
              <w:t>Digital Literacy Score</w:t>
            </w:r>
          </w:p>
        </w:tc>
        <w:tc>
          <w:tcPr>
            <w:tcW w:w="1324" w:type="pct"/>
            <w:shd w:val="clear" w:color="auto" w:fill="FFFFFF"/>
          </w:tcPr>
          <w:p w14:paraId="58D40F2D" w14:textId="1FF294D6" w:rsidR="00564B69" w:rsidRPr="007C10B3" w:rsidRDefault="00564B69">
            <w:pPr>
              <w:jc w:val="center"/>
              <w:rPr>
                <w:rFonts w:ascii="Arial" w:hAnsi="Arial" w:cs="Arial"/>
                <w:color w:val="000000" w:themeColor="text1"/>
                <w:sz w:val="22"/>
                <w:szCs w:val="22"/>
              </w:rPr>
            </w:pPr>
            <w:r w:rsidRPr="007C10B3">
              <w:rPr>
                <w:rFonts w:ascii="Arial" w:hAnsi="Arial" w:cs="Arial"/>
                <w:color w:val="000000" w:themeColor="text1"/>
                <w:sz w:val="22"/>
                <w:szCs w:val="22"/>
              </w:rPr>
              <w:t>2.12</w:t>
            </w:r>
          </w:p>
        </w:tc>
        <w:tc>
          <w:tcPr>
            <w:tcW w:w="1324" w:type="pct"/>
            <w:shd w:val="clear" w:color="auto" w:fill="FFFFFF"/>
          </w:tcPr>
          <w:p w14:paraId="5A570C29" w14:textId="031B0627" w:rsidR="00564B69" w:rsidRPr="007C10B3" w:rsidRDefault="00564B69">
            <w:pPr>
              <w:jc w:val="center"/>
              <w:rPr>
                <w:rFonts w:ascii="Arial" w:hAnsi="Arial" w:cs="Arial"/>
                <w:color w:val="000000" w:themeColor="text1"/>
                <w:sz w:val="22"/>
                <w:szCs w:val="22"/>
              </w:rPr>
            </w:pPr>
            <w:r w:rsidRPr="007C10B3">
              <w:rPr>
                <w:rFonts w:ascii="Arial" w:hAnsi="Arial" w:cs="Arial"/>
                <w:color w:val="000000" w:themeColor="text1"/>
                <w:sz w:val="22"/>
                <w:szCs w:val="22"/>
              </w:rPr>
              <w:t>4.51</w:t>
            </w:r>
          </w:p>
        </w:tc>
      </w:tr>
      <w:tr w:rsidR="00564B69" w:rsidRPr="007C10B3" w14:paraId="3753B058" w14:textId="77777777" w:rsidTr="00C33382">
        <w:tblPrEx>
          <w:tblCellMar>
            <w:top w:w="0" w:type="dxa"/>
            <w:bottom w:w="0" w:type="dxa"/>
          </w:tblCellMar>
        </w:tblPrEx>
        <w:tc>
          <w:tcPr>
            <w:tcW w:w="2352" w:type="pct"/>
            <w:shd w:val="clear" w:color="auto" w:fill="EEF2F7"/>
          </w:tcPr>
          <w:p w14:paraId="3E0E062D" w14:textId="77777777" w:rsidR="00564B69" w:rsidRPr="007C10B3" w:rsidRDefault="00564B69">
            <w:pPr>
              <w:rPr>
                <w:rFonts w:ascii="Arial" w:hAnsi="Arial" w:cs="Arial"/>
                <w:color w:val="000000" w:themeColor="text1"/>
                <w:sz w:val="22"/>
                <w:szCs w:val="22"/>
              </w:rPr>
            </w:pPr>
            <w:r w:rsidRPr="007C10B3">
              <w:rPr>
                <w:rFonts w:ascii="Arial" w:hAnsi="Arial" w:cs="Arial"/>
                <w:color w:val="000000" w:themeColor="text1"/>
                <w:sz w:val="22"/>
                <w:szCs w:val="22"/>
              </w:rPr>
              <w:t>Education Level</w:t>
            </w:r>
          </w:p>
        </w:tc>
        <w:tc>
          <w:tcPr>
            <w:tcW w:w="1324" w:type="pct"/>
            <w:shd w:val="clear" w:color="auto" w:fill="EEF2F7"/>
          </w:tcPr>
          <w:p w14:paraId="3B0FB0AF" w14:textId="2D09C70A" w:rsidR="00564B69" w:rsidRPr="007C10B3" w:rsidRDefault="00564B69">
            <w:pPr>
              <w:jc w:val="center"/>
              <w:rPr>
                <w:rFonts w:ascii="Arial" w:hAnsi="Arial" w:cs="Arial"/>
                <w:color w:val="000000" w:themeColor="text1"/>
                <w:sz w:val="22"/>
                <w:szCs w:val="22"/>
              </w:rPr>
            </w:pPr>
            <w:r w:rsidRPr="007C10B3">
              <w:rPr>
                <w:rFonts w:ascii="Arial" w:hAnsi="Arial" w:cs="Arial"/>
                <w:color w:val="000000" w:themeColor="text1"/>
                <w:sz w:val="22"/>
                <w:szCs w:val="22"/>
              </w:rPr>
              <w:t>2.18</w:t>
            </w:r>
          </w:p>
        </w:tc>
        <w:tc>
          <w:tcPr>
            <w:tcW w:w="1324" w:type="pct"/>
            <w:shd w:val="clear" w:color="auto" w:fill="EEF2F7"/>
          </w:tcPr>
          <w:p w14:paraId="63F9F639" w14:textId="0B2D1A61" w:rsidR="00564B69" w:rsidRPr="007C10B3" w:rsidRDefault="00564B69">
            <w:pPr>
              <w:jc w:val="center"/>
              <w:rPr>
                <w:rFonts w:ascii="Arial" w:hAnsi="Arial" w:cs="Arial"/>
                <w:color w:val="000000" w:themeColor="text1"/>
                <w:sz w:val="22"/>
                <w:szCs w:val="22"/>
              </w:rPr>
            </w:pPr>
            <w:r w:rsidRPr="007C10B3">
              <w:rPr>
                <w:rFonts w:ascii="Arial" w:hAnsi="Arial" w:cs="Arial"/>
                <w:color w:val="000000" w:themeColor="text1"/>
                <w:sz w:val="22"/>
                <w:szCs w:val="22"/>
              </w:rPr>
              <w:t>3.23</w:t>
            </w:r>
          </w:p>
        </w:tc>
      </w:tr>
    </w:tbl>
    <w:p w14:paraId="4F067929" w14:textId="66C7D8E4" w:rsidR="003A7DB5" w:rsidRPr="00D12B71" w:rsidRDefault="00F42EB6" w:rsidP="00F42EB6">
      <w:pPr>
        <w:pStyle w:val="Heading3"/>
        <w:spacing w:before="100"/>
        <w:jc w:val="center"/>
        <w:rPr>
          <w:b w:val="0"/>
          <w:bCs w:val="0"/>
        </w:rPr>
      </w:pPr>
      <w:r w:rsidRPr="7C41441F">
        <w:rPr>
          <w:b w:val="0"/>
          <w:color w:val="0E2841" w:themeColor="text2"/>
          <w:sz w:val="18"/>
          <w:szCs w:val="18"/>
          <w:lang w:val="en-US"/>
        </w:rPr>
        <w:t>Table 3.7 - Influence of Education, AI familiarity and digital literacy on trust</w:t>
      </w:r>
    </w:p>
    <w:p w14:paraId="0192E982" w14:textId="3EDAE234" w:rsidR="003E67A1" w:rsidRPr="000C0C31" w:rsidRDefault="003E67A1" w:rsidP="000C0C31">
      <w:pPr>
        <w:pStyle w:val="Heading3"/>
      </w:pPr>
      <w:r w:rsidRPr="007C10B3">
        <w:t xml:space="preserve">Belief Alignment </w:t>
      </w:r>
    </w:p>
    <w:p w14:paraId="7C14E1C9" w14:textId="77777777" w:rsidR="003E67A1" w:rsidRPr="007C10B3" w:rsidRDefault="003E67A1" w:rsidP="003E67A1">
      <w:pPr>
        <w:spacing w:before="8" w:after="12"/>
        <w:jc w:val="both"/>
        <w:rPr>
          <w:rFonts w:ascii="Arial" w:hAnsi="Arial" w:cs="Arial"/>
          <w:color w:val="000000" w:themeColor="text1"/>
          <w:sz w:val="22"/>
          <w:szCs w:val="22"/>
        </w:rPr>
      </w:pPr>
      <w:r w:rsidRPr="007C10B3">
        <w:rPr>
          <w:rFonts w:ascii="Arial" w:hAnsi="Arial" w:cs="Arial"/>
          <w:color w:val="000000" w:themeColor="text1"/>
          <w:sz w:val="22"/>
          <w:szCs w:val="22"/>
        </w:rPr>
        <w:t xml:space="preserve">When an AI response aligns with the user's pre-existing beliefs, the odds of skepticism are substantially reduced. Conversely, when alignment is unknown or absent, skepticism rises. This is one of the strongest trust predictors for the Skeptical group. The presence of belief alignment results in about 16 times less likely that a respondent is Skeptical, whereas the absence of belief alignment results in about 5 times more likely that a respondent is Skeptical. </w:t>
      </w:r>
    </w:p>
    <w:p w14:paraId="4826D9C0" w14:textId="77777777" w:rsidR="003E67A1" w:rsidRPr="007C10B3" w:rsidRDefault="003E67A1" w:rsidP="003E67A1">
      <w:pPr>
        <w:spacing w:before="8" w:after="12"/>
        <w:jc w:val="both"/>
        <w:rPr>
          <w:rFonts w:ascii="Arial" w:hAnsi="Arial" w:cs="Arial"/>
          <w:color w:val="000000" w:themeColor="text1"/>
          <w:sz w:val="22"/>
          <w:szCs w:val="22"/>
        </w:rPr>
      </w:pPr>
    </w:p>
    <w:p w14:paraId="3019FD3D" w14:textId="660D614D" w:rsidR="001943E8" w:rsidRDefault="003E67A1" w:rsidP="00F42EB6">
      <w:pPr>
        <w:spacing w:before="8" w:after="12"/>
        <w:jc w:val="both"/>
        <w:rPr>
          <w:rFonts w:ascii="Arial" w:hAnsi="Arial" w:cs="Arial"/>
          <w:color w:val="000000" w:themeColor="text1"/>
          <w:sz w:val="22"/>
          <w:szCs w:val="22"/>
        </w:rPr>
      </w:pPr>
      <w:r w:rsidRPr="007C10B3">
        <w:rPr>
          <w:rFonts w:ascii="Arial" w:hAnsi="Arial" w:cs="Arial"/>
          <w:color w:val="000000" w:themeColor="text1"/>
          <w:sz w:val="22"/>
          <w:szCs w:val="22"/>
        </w:rPr>
        <w:t xml:space="preserve">When the AI's output confirms what a user already believes, they are far less likely to question it. This is a classic confirmation bias effect: trust is conditional not just on response quality, but on whether the response agrees with the user. </w:t>
      </w:r>
    </w:p>
    <w:p w14:paraId="20AA3891" w14:textId="77777777" w:rsidR="00D12B71" w:rsidRPr="007C10B3" w:rsidRDefault="00D12B71" w:rsidP="00F42EB6">
      <w:pPr>
        <w:spacing w:before="8" w:after="12"/>
        <w:jc w:val="both"/>
        <w:rPr>
          <w:rFonts w:ascii="Arial" w:hAnsi="Arial" w:cs="Arial"/>
          <w:color w:val="000000" w:themeColor="text1"/>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5"/>
        <w:gridCol w:w="2011"/>
        <w:gridCol w:w="4644"/>
      </w:tblGrid>
      <w:tr w:rsidR="003E67A1" w:rsidRPr="007C10B3" w14:paraId="5E0C2268" w14:textId="77777777">
        <w:trPr>
          <w:tblHeader/>
        </w:trPr>
        <w:tc>
          <w:tcPr>
            <w:tcW w:w="1816" w:type="pct"/>
            <w:shd w:val="clear" w:color="auto" w:fill="1F3864"/>
          </w:tcPr>
          <w:p w14:paraId="47758448" w14:textId="77777777" w:rsidR="003E67A1" w:rsidRPr="007C10B3" w:rsidRDefault="003E67A1">
            <w:pPr>
              <w:jc w:val="center"/>
              <w:rPr>
                <w:rFonts w:ascii="Arial" w:hAnsi="Arial" w:cs="Arial"/>
                <w:sz w:val="22"/>
                <w:szCs w:val="22"/>
              </w:rPr>
            </w:pPr>
            <w:r w:rsidRPr="007C10B3">
              <w:rPr>
                <w:rFonts w:ascii="Arial" w:hAnsi="Arial" w:cs="Arial"/>
                <w:b/>
                <w:bCs/>
                <w:color w:val="FFFFFF"/>
                <w:sz w:val="22"/>
                <w:szCs w:val="22"/>
              </w:rPr>
              <w:t>Condition</w:t>
            </w:r>
          </w:p>
        </w:tc>
        <w:tc>
          <w:tcPr>
            <w:tcW w:w="962" w:type="pct"/>
            <w:shd w:val="clear" w:color="auto" w:fill="1F3864"/>
          </w:tcPr>
          <w:p w14:paraId="0260A0B1" w14:textId="77777777" w:rsidR="003E67A1" w:rsidRPr="007C10B3" w:rsidRDefault="003E67A1">
            <w:pPr>
              <w:jc w:val="center"/>
              <w:rPr>
                <w:rFonts w:ascii="Arial" w:hAnsi="Arial" w:cs="Arial"/>
                <w:sz w:val="22"/>
                <w:szCs w:val="22"/>
              </w:rPr>
            </w:pPr>
            <w:r w:rsidRPr="007C10B3">
              <w:rPr>
                <w:rFonts w:ascii="Arial" w:hAnsi="Arial" w:cs="Arial"/>
                <w:b/>
                <w:bCs/>
                <w:color w:val="FFFFFF"/>
                <w:sz w:val="22"/>
                <w:szCs w:val="22"/>
              </w:rPr>
              <w:t>Skeptical OR</w:t>
            </w:r>
          </w:p>
        </w:tc>
        <w:tc>
          <w:tcPr>
            <w:tcW w:w="2222" w:type="pct"/>
            <w:shd w:val="clear" w:color="auto" w:fill="1F3864"/>
          </w:tcPr>
          <w:p w14:paraId="5001544E" w14:textId="77777777" w:rsidR="003E67A1" w:rsidRPr="007C10B3" w:rsidRDefault="003E67A1">
            <w:pPr>
              <w:jc w:val="center"/>
              <w:rPr>
                <w:rFonts w:ascii="Arial" w:hAnsi="Arial" w:cs="Arial"/>
                <w:sz w:val="22"/>
                <w:szCs w:val="22"/>
              </w:rPr>
            </w:pPr>
            <w:r w:rsidRPr="007C10B3">
              <w:rPr>
                <w:rFonts w:ascii="Arial" w:hAnsi="Arial" w:cs="Arial"/>
                <w:b/>
                <w:bCs/>
                <w:color w:val="FFFFFF"/>
                <w:sz w:val="22"/>
                <w:szCs w:val="22"/>
              </w:rPr>
              <w:t>Interpretation</w:t>
            </w:r>
          </w:p>
        </w:tc>
      </w:tr>
      <w:tr w:rsidR="003E67A1" w:rsidRPr="007C10B3" w14:paraId="48275050" w14:textId="77777777">
        <w:tc>
          <w:tcPr>
            <w:tcW w:w="1816" w:type="pct"/>
            <w:shd w:val="clear" w:color="auto" w:fill="EEF2F7"/>
          </w:tcPr>
          <w:p w14:paraId="1290DA1C" w14:textId="77777777" w:rsidR="003E67A1" w:rsidRPr="007C10B3" w:rsidRDefault="003E67A1">
            <w:pPr>
              <w:rPr>
                <w:rFonts w:ascii="Arial" w:hAnsi="Arial" w:cs="Arial"/>
                <w:color w:val="000000" w:themeColor="text1"/>
                <w:sz w:val="22"/>
                <w:szCs w:val="22"/>
              </w:rPr>
            </w:pPr>
            <w:r w:rsidRPr="007C10B3">
              <w:rPr>
                <w:rFonts w:ascii="Arial" w:hAnsi="Arial" w:cs="Arial"/>
                <w:color w:val="000000" w:themeColor="text1"/>
                <w:sz w:val="22"/>
                <w:szCs w:val="22"/>
              </w:rPr>
              <w:t>Belief alignment = True</w:t>
            </w:r>
          </w:p>
        </w:tc>
        <w:tc>
          <w:tcPr>
            <w:tcW w:w="962" w:type="pct"/>
            <w:shd w:val="clear" w:color="auto" w:fill="EEF2F7"/>
          </w:tcPr>
          <w:p w14:paraId="5A0C0DFB" w14:textId="77777777" w:rsidR="003E67A1" w:rsidRPr="007C10B3" w:rsidRDefault="003E67A1">
            <w:pPr>
              <w:jc w:val="center"/>
              <w:rPr>
                <w:rFonts w:ascii="Arial" w:hAnsi="Arial" w:cs="Arial"/>
                <w:color w:val="000000" w:themeColor="text1"/>
                <w:sz w:val="22"/>
                <w:szCs w:val="22"/>
              </w:rPr>
            </w:pPr>
            <w:r w:rsidRPr="007C10B3">
              <w:rPr>
                <w:rFonts w:ascii="Arial" w:hAnsi="Arial" w:cs="Arial"/>
                <w:color w:val="000000" w:themeColor="text1"/>
                <w:sz w:val="22"/>
                <w:szCs w:val="22"/>
              </w:rPr>
              <w:t>0.063</w:t>
            </w:r>
          </w:p>
        </w:tc>
        <w:tc>
          <w:tcPr>
            <w:tcW w:w="2222" w:type="pct"/>
            <w:shd w:val="clear" w:color="auto" w:fill="EEF2F7"/>
          </w:tcPr>
          <w:p w14:paraId="1B813DAA" w14:textId="77777777" w:rsidR="003E67A1" w:rsidRPr="007C10B3" w:rsidRDefault="003E67A1">
            <w:pPr>
              <w:jc w:val="center"/>
              <w:rPr>
                <w:rFonts w:ascii="Arial" w:hAnsi="Arial" w:cs="Arial"/>
                <w:color w:val="000000" w:themeColor="text1"/>
                <w:sz w:val="22"/>
                <w:szCs w:val="22"/>
              </w:rPr>
            </w:pPr>
            <w:r w:rsidRPr="007C10B3">
              <w:rPr>
                <w:rFonts w:ascii="Arial" w:hAnsi="Arial" w:cs="Arial"/>
                <w:color w:val="000000" w:themeColor="text1"/>
                <w:sz w:val="22"/>
                <w:szCs w:val="22"/>
              </w:rPr>
              <w:t>94% reduction in odds of Skeptical vs Blind Trust</w:t>
            </w:r>
          </w:p>
        </w:tc>
      </w:tr>
      <w:tr w:rsidR="003E67A1" w:rsidRPr="007C10B3" w14:paraId="56016388" w14:textId="77777777">
        <w:tc>
          <w:tcPr>
            <w:tcW w:w="1816" w:type="pct"/>
            <w:shd w:val="clear" w:color="auto" w:fill="FFFFFF"/>
          </w:tcPr>
          <w:p w14:paraId="2740F7B0" w14:textId="77777777" w:rsidR="003E67A1" w:rsidRPr="007C10B3" w:rsidRDefault="003E67A1">
            <w:pPr>
              <w:rPr>
                <w:rFonts w:ascii="Arial" w:hAnsi="Arial" w:cs="Arial"/>
                <w:color w:val="000000" w:themeColor="text1"/>
                <w:sz w:val="22"/>
                <w:szCs w:val="22"/>
              </w:rPr>
            </w:pPr>
            <w:r w:rsidRPr="007C10B3">
              <w:rPr>
                <w:rFonts w:ascii="Arial" w:hAnsi="Arial" w:cs="Arial"/>
                <w:color w:val="000000" w:themeColor="text1"/>
                <w:sz w:val="22"/>
                <w:szCs w:val="22"/>
              </w:rPr>
              <w:t>Belief alignment = Missing</w:t>
            </w:r>
          </w:p>
        </w:tc>
        <w:tc>
          <w:tcPr>
            <w:tcW w:w="962" w:type="pct"/>
            <w:shd w:val="clear" w:color="auto" w:fill="FFFFFF"/>
          </w:tcPr>
          <w:p w14:paraId="026AE0A0" w14:textId="77777777" w:rsidR="003E67A1" w:rsidRPr="007C10B3" w:rsidRDefault="003E67A1">
            <w:pPr>
              <w:jc w:val="center"/>
              <w:rPr>
                <w:rFonts w:ascii="Arial" w:hAnsi="Arial" w:cs="Arial"/>
                <w:color w:val="000000" w:themeColor="text1"/>
                <w:sz w:val="22"/>
                <w:szCs w:val="22"/>
              </w:rPr>
            </w:pPr>
            <w:r w:rsidRPr="007C10B3">
              <w:rPr>
                <w:rFonts w:ascii="Arial" w:hAnsi="Arial" w:cs="Arial"/>
                <w:color w:val="000000" w:themeColor="text1"/>
                <w:sz w:val="22"/>
                <w:szCs w:val="22"/>
              </w:rPr>
              <w:t>5.349</w:t>
            </w:r>
          </w:p>
        </w:tc>
        <w:tc>
          <w:tcPr>
            <w:tcW w:w="2222" w:type="pct"/>
            <w:shd w:val="clear" w:color="auto" w:fill="FFFFFF"/>
          </w:tcPr>
          <w:p w14:paraId="59380AC1" w14:textId="77777777" w:rsidR="003E67A1" w:rsidRPr="007C10B3" w:rsidRDefault="003E67A1">
            <w:pPr>
              <w:jc w:val="center"/>
              <w:rPr>
                <w:rFonts w:ascii="Arial" w:hAnsi="Arial" w:cs="Arial"/>
                <w:color w:val="000000" w:themeColor="text1"/>
                <w:sz w:val="22"/>
                <w:szCs w:val="22"/>
              </w:rPr>
            </w:pPr>
            <w:r w:rsidRPr="007C10B3">
              <w:rPr>
                <w:rFonts w:ascii="Arial" w:hAnsi="Arial" w:cs="Arial"/>
                <w:color w:val="000000" w:themeColor="text1"/>
                <w:sz w:val="22"/>
                <w:szCs w:val="22"/>
              </w:rPr>
              <w:t>435% increase in odds of Skeptical vs Blind Trust</w:t>
            </w:r>
          </w:p>
        </w:tc>
      </w:tr>
    </w:tbl>
    <w:p w14:paraId="4CD65E16" w14:textId="0B55779D" w:rsidR="008D2DE2" w:rsidRPr="00F217A5" w:rsidRDefault="00F42EB6" w:rsidP="00F217A5">
      <w:pPr>
        <w:pStyle w:val="Heading3"/>
        <w:spacing w:before="100"/>
        <w:jc w:val="center"/>
        <w:rPr>
          <w:b w:val="0"/>
          <w:bCs w:val="0"/>
          <w:sz w:val="28"/>
          <w:szCs w:val="28"/>
        </w:rPr>
      </w:pPr>
      <w:r w:rsidRPr="7C41441F">
        <w:rPr>
          <w:b w:val="0"/>
          <w:color w:val="0E2841" w:themeColor="text2"/>
          <w:sz w:val="18"/>
          <w:szCs w:val="18"/>
          <w:lang w:val="en-US"/>
        </w:rPr>
        <w:t>Table 3.8 - Influence of belief alignment on trust</w:t>
      </w:r>
    </w:p>
    <w:p w14:paraId="75565A4D" w14:textId="63D2262B" w:rsidR="00C803D9" w:rsidRPr="00A47191" w:rsidRDefault="00B63631" w:rsidP="000C0C31">
      <w:pPr>
        <w:pStyle w:val="Heading2"/>
        <w:spacing w:afterLines="100" w:after="240"/>
        <w:rPr>
          <w:b/>
          <w:bCs/>
        </w:rPr>
      </w:pPr>
      <w:r w:rsidRPr="00A47191">
        <w:rPr>
          <w:b/>
          <w:bCs/>
        </w:rPr>
        <w:t>3</w:t>
      </w:r>
      <w:r w:rsidR="00E93825" w:rsidRPr="00A47191">
        <w:rPr>
          <w:b/>
          <w:bCs/>
        </w:rPr>
        <w:t>.4 Overall Findings and Limitations</w:t>
      </w:r>
    </w:p>
    <w:p w14:paraId="100F31E4" w14:textId="6BD12CD7" w:rsidR="005B574C" w:rsidRPr="007C10B3" w:rsidRDefault="005B574C" w:rsidP="00D12B71">
      <w:pPr>
        <w:spacing w:before="8" w:after="12"/>
        <w:jc w:val="both"/>
        <w:rPr>
          <w:rFonts w:ascii="Arial" w:hAnsi="Arial" w:cs="Arial"/>
          <w:color w:val="000000" w:themeColor="text1"/>
          <w:sz w:val="22"/>
          <w:szCs w:val="22"/>
        </w:rPr>
      </w:pPr>
      <w:r w:rsidRPr="007C10B3">
        <w:rPr>
          <w:rFonts w:ascii="Arial" w:hAnsi="Arial" w:cs="Arial"/>
          <w:color w:val="000000" w:themeColor="text1"/>
          <w:sz w:val="22"/>
          <w:szCs w:val="22"/>
        </w:rPr>
        <w:t>Drawing together the findings, trust in an AI system can be understood as a function of three interacting layers</w:t>
      </w:r>
      <w:r w:rsidR="004A07B5" w:rsidRPr="007C10B3">
        <w:rPr>
          <w:rFonts w:ascii="Arial" w:hAnsi="Arial" w:cs="Arial"/>
          <w:color w:val="000000" w:themeColor="text1"/>
          <w:sz w:val="22"/>
          <w:szCs w:val="22"/>
        </w:rPr>
        <w:t xml:space="preserve"> (</w:t>
      </w:r>
      <w:r w:rsidR="00F770C5" w:rsidRPr="007C10B3">
        <w:rPr>
          <w:rFonts w:ascii="Arial" w:hAnsi="Arial" w:cs="Arial"/>
          <w:color w:val="000000" w:themeColor="text1"/>
          <w:sz w:val="22"/>
          <w:szCs w:val="22"/>
        </w:rPr>
        <w:t xml:space="preserve">Response Quality, Query Context, </w:t>
      </w:r>
      <w:r w:rsidR="00F16470" w:rsidRPr="007C10B3">
        <w:rPr>
          <w:rFonts w:ascii="Arial" w:hAnsi="Arial" w:cs="Arial"/>
          <w:color w:val="000000" w:themeColor="text1"/>
          <w:sz w:val="22"/>
          <w:szCs w:val="22"/>
        </w:rPr>
        <w:t xml:space="preserve">and </w:t>
      </w:r>
      <w:r w:rsidR="00F770C5" w:rsidRPr="007C10B3">
        <w:rPr>
          <w:rFonts w:ascii="Arial" w:hAnsi="Arial" w:cs="Arial"/>
          <w:color w:val="000000" w:themeColor="text1"/>
          <w:sz w:val="22"/>
          <w:szCs w:val="22"/>
        </w:rPr>
        <w:t>User Characteristics)</w:t>
      </w:r>
      <w:r w:rsidR="009F608E" w:rsidRPr="007C10B3">
        <w:rPr>
          <w:rFonts w:ascii="Arial" w:hAnsi="Arial" w:cs="Arial"/>
          <w:color w:val="000000" w:themeColor="text1"/>
          <w:sz w:val="22"/>
          <w:szCs w:val="22"/>
        </w:rPr>
        <w:t xml:space="preserve">. </w:t>
      </w:r>
      <w:r w:rsidR="00AF57DB" w:rsidRPr="007C10B3">
        <w:rPr>
          <w:rFonts w:ascii="Arial" w:hAnsi="Arial" w:cs="Arial"/>
          <w:color w:val="000000" w:themeColor="text1"/>
          <w:sz w:val="22"/>
          <w:szCs w:val="22"/>
        </w:rPr>
        <w:t>Across all three layers, a coherent picture emerges: trust in AI is depressed by high</w:t>
      </w:r>
      <w:r w:rsidR="005A1141" w:rsidRPr="007C10B3">
        <w:rPr>
          <w:rFonts w:ascii="Arial" w:hAnsi="Arial" w:cs="Arial"/>
          <w:color w:val="000000" w:themeColor="text1"/>
          <w:sz w:val="22"/>
          <w:szCs w:val="22"/>
        </w:rPr>
        <w:t>-</w:t>
      </w:r>
      <w:r w:rsidR="00AF57DB" w:rsidRPr="007C10B3">
        <w:rPr>
          <w:rFonts w:ascii="Arial" w:hAnsi="Arial" w:cs="Arial"/>
          <w:color w:val="000000" w:themeColor="text1"/>
          <w:sz w:val="22"/>
          <w:szCs w:val="22"/>
        </w:rPr>
        <w:t>stakes</w:t>
      </w:r>
      <w:r w:rsidR="005A1141" w:rsidRPr="007C10B3">
        <w:rPr>
          <w:rFonts w:ascii="Arial" w:hAnsi="Arial" w:cs="Arial"/>
          <w:color w:val="000000" w:themeColor="text1"/>
          <w:sz w:val="22"/>
          <w:szCs w:val="22"/>
        </w:rPr>
        <w:t xml:space="preserve"> decisions</w:t>
      </w:r>
      <w:r w:rsidR="00AF57DB" w:rsidRPr="007C10B3">
        <w:rPr>
          <w:rFonts w:ascii="Arial" w:hAnsi="Arial" w:cs="Arial"/>
          <w:color w:val="000000" w:themeColor="text1"/>
          <w:sz w:val="22"/>
          <w:szCs w:val="22"/>
        </w:rPr>
        <w:t xml:space="preserve"> and expertise and inflated by time pressure </w:t>
      </w:r>
      <w:r w:rsidR="00AF57DB" w:rsidRPr="007C10B3">
        <w:rPr>
          <w:rFonts w:ascii="Arial" w:hAnsi="Arial" w:cs="Arial"/>
          <w:color w:val="000000" w:themeColor="text1"/>
          <w:sz w:val="22"/>
          <w:szCs w:val="22"/>
        </w:rPr>
        <w:lastRenderedPageBreak/>
        <w:t>and confident-sounding responses. AI systems that wish to build calibrated trust rather than blind acceptance or reflexive skepticism must simultaneously signal transparency (citation, appropriate uncertainty), reduce unnecessary ambiguity (hedging only where warranted), and account for the user's context and background.</w:t>
      </w:r>
      <w:r w:rsidR="009F608E" w:rsidRPr="007C10B3">
        <w:rPr>
          <w:rFonts w:ascii="Arial" w:hAnsi="Arial" w:cs="Arial"/>
          <w:color w:val="000000" w:themeColor="text1"/>
          <w:sz w:val="22"/>
          <w:szCs w:val="22"/>
        </w:rPr>
        <w:t xml:space="preserve"> The interaction between these layers explains why the same AI response can elicit Blind Trust from one respondent and Highly Skeptical behaviour from another. A first-time user asking a low-stakes query will read a confident, sourced response very differently from an expert user asking a critical-decision question.</w:t>
      </w:r>
    </w:p>
    <w:p w14:paraId="5C77FB0B" w14:textId="77777777" w:rsidR="00280B25" w:rsidRPr="007C10B3" w:rsidRDefault="00280B25" w:rsidP="00D12B71">
      <w:pPr>
        <w:jc w:val="both"/>
        <w:rPr>
          <w:rFonts w:ascii="Arial" w:hAnsi="Arial" w:cs="Arial"/>
          <w:lang w:val="en-US"/>
        </w:rPr>
      </w:pPr>
    </w:p>
    <w:p w14:paraId="75EB3DD6" w14:textId="3FB86301" w:rsidR="009F608E" w:rsidRPr="007C10B3" w:rsidRDefault="009F608E" w:rsidP="00D12B71">
      <w:pPr>
        <w:jc w:val="both"/>
        <w:rPr>
          <w:rFonts w:ascii="Arial" w:hAnsi="Arial" w:cs="Arial"/>
          <w:color w:val="000000" w:themeColor="text1"/>
          <w:sz w:val="22"/>
          <w:szCs w:val="22"/>
          <w:lang w:val="en-US"/>
        </w:rPr>
      </w:pPr>
      <w:r w:rsidRPr="007C10B3">
        <w:rPr>
          <w:rFonts w:ascii="Arial" w:hAnsi="Arial" w:cs="Arial"/>
          <w:color w:val="000000" w:themeColor="text1"/>
          <w:sz w:val="22"/>
          <w:szCs w:val="22"/>
          <w:lang w:val="en-US"/>
        </w:rPr>
        <w:t xml:space="preserve">The </w:t>
      </w:r>
      <w:r w:rsidR="00F75ECE" w:rsidRPr="007C10B3">
        <w:rPr>
          <w:rFonts w:ascii="Arial" w:hAnsi="Arial" w:cs="Arial"/>
          <w:color w:val="000000" w:themeColor="text1"/>
          <w:sz w:val="22"/>
          <w:szCs w:val="22"/>
          <w:lang w:val="en-US"/>
        </w:rPr>
        <w:t>following are</w:t>
      </w:r>
      <w:r w:rsidRPr="007C10B3">
        <w:rPr>
          <w:rFonts w:ascii="Arial" w:hAnsi="Arial" w:cs="Arial"/>
          <w:color w:val="000000" w:themeColor="text1"/>
          <w:sz w:val="22"/>
          <w:szCs w:val="22"/>
          <w:lang w:val="en-US"/>
        </w:rPr>
        <w:t xml:space="preserve"> limitations </w:t>
      </w:r>
      <w:r w:rsidR="00AE721D" w:rsidRPr="007C10B3">
        <w:rPr>
          <w:rFonts w:ascii="Arial" w:hAnsi="Arial" w:cs="Arial"/>
          <w:color w:val="000000" w:themeColor="text1"/>
          <w:sz w:val="22"/>
          <w:szCs w:val="22"/>
          <w:lang w:val="en-US"/>
        </w:rPr>
        <w:t xml:space="preserve">that readers should </w:t>
      </w:r>
      <w:r w:rsidR="000D5BF4" w:rsidRPr="007C10B3">
        <w:rPr>
          <w:rFonts w:ascii="Arial" w:hAnsi="Arial" w:cs="Arial"/>
          <w:color w:val="000000" w:themeColor="text1"/>
          <w:sz w:val="22"/>
          <w:szCs w:val="22"/>
          <w:lang w:val="en-US"/>
        </w:rPr>
        <w:t>consider</w:t>
      </w:r>
      <w:r w:rsidR="00D81447" w:rsidRPr="007C10B3">
        <w:rPr>
          <w:rFonts w:ascii="Arial" w:hAnsi="Arial" w:cs="Arial"/>
          <w:color w:val="000000" w:themeColor="text1"/>
          <w:sz w:val="22"/>
          <w:szCs w:val="22"/>
          <w:lang w:val="en-US"/>
        </w:rPr>
        <w:t xml:space="preserve"> when interpreting the findings</w:t>
      </w:r>
      <w:r w:rsidRPr="007C10B3">
        <w:rPr>
          <w:rFonts w:ascii="Arial" w:hAnsi="Arial" w:cs="Arial"/>
          <w:color w:val="000000" w:themeColor="text1"/>
          <w:sz w:val="22"/>
          <w:szCs w:val="22"/>
          <w:lang w:val="en-US"/>
        </w:rPr>
        <w:t xml:space="preserve">: </w:t>
      </w:r>
    </w:p>
    <w:p w14:paraId="4D385010" w14:textId="0041DE08" w:rsidR="009F608E" w:rsidRPr="007C10B3" w:rsidRDefault="00962A1B" w:rsidP="00D12B71">
      <w:pPr>
        <w:pStyle w:val="ListParagraph"/>
        <w:numPr>
          <w:ilvl w:val="0"/>
          <w:numId w:val="5"/>
        </w:numPr>
        <w:spacing w:before="4" w:after="4" w:line="276" w:lineRule="auto"/>
        <w:contextualSpacing w:val="0"/>
        <w:jc w:val="both"/>
        <w:rPr>
          <w:rFonts w:ascii="Arial" w:hAnsi="Arial" w:cs="Arial"/>
          <w:color w:val="000000" w:themeColor="text1"/>
          <w:sz w:val="22"/>
          <w:szCs w:val="22"/>
        </w:rPr>
      </w:pPr>
      <w:r w:rsidRPr="007C10B3">
        <w:rPr>
          <w:rFonts w:ascii="Arial" w:hAnsi="Arial" w:cs="Arial"/>
          <w:color w:val="000000" w:themeColor="text1"/>
          <w:sz w:val="22"/>
          <w:szCs w:val="22"/>
        </w:rPr>
        <w:t xml:space="preserve">Small </w:t>
      </w:r>
      <w:r w:rsidR="009F608E" w:rsidRPr="007C10B3">
        <w:rPr>
          <w:rFonts w:ascii="Arial" w:hAnsi="Arial" w:cs="Arial"/>
          <w:color w:val="000000" w:themeColor="text1"/>
          <w:sz w:val="22"/>
          <w:szCs w:val="22"/>
        </w:rPr>
        <w:t xml:space="preserve">Highly Skeptical sample size: n = 57 (5.7%) is a small minority class. </w:t>
      </w:r>
      <w:proofErr w:type="spellStart"/>
      <w:r w:rsidR="009F608E" w:rsidRPr="007C10B3">
        <w:rPr>
          <w:rFonts w:ascii="Arial" w:hAnsi="Arial" w:cs="Arial"/>
          <w:color w:val="000000" w:themeColor="text1"/>
          <w:sz w:val="22"/>
          <w:szCs w:val="22"/>
        </w:rPr>
        <w:t>MNLogit</w:t>
      </w:r>
      <w:proofErr w:type="spellEnd"/>
      <w:r w:rsidR="009F608E" w:rsidRPr="007C10B3">
        <w:rPr>
          <w:rFonts w:ascii="Arial" w:hAnsi="Arial" w:cs="Arial"/>
          <w:color w:val="000000" w:themeColor="text1"/>
          <w:sz w:val="22"/>
          <w:szCs w:val="22"/>
        </w:rPr>
        <w:t xml:space="preserve"> estimates for this panel carry wider confidence intervals. Findings for this group should be treated as directionally indicative.</w:t>
      </w:r>
    </w:p>
    <w:p w14:paraId="04645C05" w14:textId="77777777" w:rsidR="009F608E" w:rsidRPr="007C10B3" w:rsidRDefault="009F608E" w:rsidP="00D12B71">
      <w:pPr>
        <w:pStyle w:val="ListParagraph"/>
        <w:numPr>
          <w:ilvl w:val="0"/>
          <w:numId w:val="5"/>
        </w:numPr>
        <w:spacing w:before="4" w:after="4" w:line="276" w:lineRule="auto"/>
        <w:contextualSpacing w:val="0"/>
        <w:jc w:val="both"/>
        <w:rPr>
          <w:rFonts w:ascii="Arial" w:hAnsi="Arial" w:cs="Arial"/>
          <w:color w:val="000000" w:themeColor="text1"/>
          <w:sz w:val="22"/>
          <w:szCs w:val="22"/>
        </w:rPr>
      </w:pPr>
      <w:r w:rsidRPr="007C10B3">
        <w:rPr>
          <w:rFonts w:ascii="Arial" w:hAnsi="Arial" w:cs="Arial"/>
          <w:color w:val="000000" w:themeColor="text1"/>
          <w:sz w:val="22"/>
          <w:szCs w:val="22"/>
        </w:rPr>
        <w:t>Cross-sectional data: This dataset captures a single interaction per respondent. Trust is dynamic and may shift within a session or across interactions with the same AI system.</w:t>
      </w:r>
    </w:p>
    <w:p w14:paraId="192AD601" w14:textId="77777777" w:rsidR="009F608E" w:rsidRPr="007C10B3" w:rsidRDefault="009F608E" w:rsidP="00D12B71">
      <w:pPr>
        <w:pStyle w:val="ListParagraph"/>
        <w:numPr>
          <w:ilvl w:val="0"/>
          <w:numId w:val="5"/>
        </w:numPr>
        <w:spacing w:before="4" w:after="4" w:line="276" w:lineRule="auto"/>
        <w:contextualSpacing w:val="0"/>
        <w:jc w:val="both"/>
        <w:rPr>
          <w:rFonts w:ascii="Arial" w:hAnsi="Arial" w:cs="Arial"/>
          <w:color w:val="000000" w:themeColor="text1"/>
          <w:sz w:val="22"/>
          <w:szCs w:val="22"/>
        </w:rPr>
      </w:pPr>
      <w:r w:rsidRPr="007C10B3">
        <w:rPr>
          <w:rFonts w:ascii="Arial" w:hAnsi="Arial" w:cs="Arial"/>
          <w:color w:val="000000" w:themeColor="text1"/>
          <w:sz w:val="22"/>
          <w:szCs w:val="22"/>
        </w:rPr>
        <w:t xml:space="preserve">Self-reported variables: Features such as </w:t>
      </w:r>
      <w:proofErr w:type="spellStart"/>
      <w:r w:rsidRPr="007C10B3">
        <w:rPr>
          <w:rFonts w:ascii="Arial" w:hAnsi="Arial" w:cs="Arial"/>
          <w:color w:val="000000" w:themeColor="text1"/>
          <w:sz w:val="22"/>
          <w:szCs w:val="22"/>
        </w:rPr>
        <w:t>belief_alignment_status</w:t>
      </w:r>
      <w:proofErr w:type="spellEnd"/>
      <w:r w:rsidRPr="007C10B3">
        <w:rPr>
          <w:rFonts w:ascii="Arial" w:hAnsi="Arial" w:cs="Arial"/>
          <w:color w:val="000000" w:themeColor="text1"/>
          <w:sz w:val="22"/>
          <w:szCs w:val="22"/>
        </w:rPr>
        <w:t xml:space="preserve"> and </w:t>
      </w:r>
      <w:proofErr w:type="spellStart"/>
      <w:r w:rsidRPr="007C10B3">
        <w:rPr>
          <w:rFonts w:ascii="Arial" w:hAnsi="Arial" w:cs="Arial"/>
          <w:color w:val="000000" w:themeColor="text1"/>
          <w:sz w:val="22"/>
          <w:szCs w:val="22"/>
        </w:rPr>
        <w:t>subject_matter_expertise</w:t>
      </w:r>
      <w:proofErr w:type="spellEnd"/>
      <w:r w:rsidRPr="007C10B3">
        <w:rPr>
          <w:rFonts w:ascii="Arial" w:hAnsi="Arial" w:cs="Arial"/>
          <w:color w:val="000000" w:themeColor="text1"/>
          <w:sz w:val="22"/>
          <w:szCs w:val="22"/>
        </w:rPr>
        <w:t xml:space="preserve"> rely on reported or inferred classifications. Measurement error in these variables may attenuate or distort coefficient estimates.</w:t>
      </w:r>
    </w:p>
    <w:p w14:paraId="1B60A1F5" w14:textId="77777777" w:rsidR="009F608E" w:rsidRPr="007C10B3" w:rsidRDefault="009F608E" w:rsidP="00D12B71">
      <w:pPr>
        <w:pStyle w:val="ListParagraph"/>
        <w:numPr>
          <w:ilvl w:val="0"/>
          <w:numId w:val="5"/>
        </w:numPr>
        <w:spacing w:before="4" w:after="4" w:line="276" w:lineRule="auto"/>
        <w:contextualSpacing w:val="0"/>
        <w:jc w:val="both"/>
        <w:rPr>
          <w:rFonts w:ascii="Arial" w:hAnsi="Arial" w:cs="Arial"/>
          <w:color w:val="000000" w:themeColor="text1"/>
          <w:sz w:val="22"/>
          <w:szCs w:val="22"/>
        </w:rPr>
      </w:pPr>
      <w:r w:rsidRPr="007C10B3">
        <w:rPr>
          <w:rFonts w:ascii="Arial" w:hAnsi="Arial" w:cs="Arial"/>
          <w:color w:val="000000" w:themeColor="text1"/>
          <w:sz w:val="22"/>
          <w:szCs w:val="22"/>
        </w:rPr>
        <w:t xml:space="preserve">Observational design: </w:t>
      </w:r>
      <w:proofErr w:type="spellStart"/>
      <w:r w:rsidRPr="007C10B3">
        <w:rPr>
          <w:rFonts w:ascii="Arial" w:hAnsi="Arial" w:cs="Arial"/>
          <w:color w:val="000000" w:themeColor="text1"/>
          <w:sz w:val="22"/>
          <w:szCs w:val="22"/>
        </w:rPr>
        <w:t>MNLogit</w:t>
      </w:r>
      <w:proofErr w:type="spellEnd"/>
      <w:r w:rsidRPr="007C10B3">
        <w:rPr>
          <w:rFonts w:ascii="Arial" w:hAnsi="Arial" w:cs="Arial"/>
          <w:color w:val="000000" w:themeColor="text1"/>
          <w:sz w:val="22"/>
          <w:szCs w:val="22"/>
        </w:rPr>
        <w:t xml:space="preserve"> establishes association, not causation. The observed relationships may be confounded by unmeasured user or contextual factors.</w:t>
      </w:r>
    </w:p>
    <w:p w14:paraId="2723AD41" w14:textId="64E3F2BC" w:rsidR="00FF6D9D" w:rsidRPr="00D12B71" w:rsidRDefault="00EA1CC7" w:rsidP="00D12B71">
      <w:pPr>
        <w:pStyle w:val="ListParagraph"/>
        <w:numPr>
          <w:ilvl w:val="0"/>
          <w:numId w:val="5"/>
        </w:numPr>
        <w:spacing w:before="4" w:after="4" w:line="276" w:lineRule="auto"/>
        <w:contextualSpacing w:val="0"/>
        <w:jc w:val="both"/>
        <w:rPr>
          <w:rFonts w:ascii="Arial" w:hAnsi="Arial" w:cs="Arial"/>
          <w:color w:val="000000" w:themeColor="text1"/>
        </w:rPr>
      </w:pPr>
      <w:r w:rsidRPr="007C10B3">
        <w:rPr>
          <w:rFonts w:ascii="Arial" w:hAnsi="Arial" w:cs="Arial"/>
          <w:color w:val="000000" w:themeColor="text1"/>
          <w:sz w:val="22"/>
          <w:szCs w:val="22"/>
        </w:rPr>
        <w:t xml:space="preserve">Pseudo R² interpretability: The model presented a Pseudo R² of 0.48 which is high by conventional benchmarks (between 0.2 and 0.4 already represent excellent model fit) but is not directly comparable to Ordinary Least Squares (OLS) R² (meant for linear regression) and should not be interpreted as "48% of variance in Y explained by model" in the same sense. It is better read as: “The model’s predictions are 48% better than a model that knows nothing.” </w:t>
      </w:r>
    </w:p>
    <w:p w14:paraId="29ED194D" w14:textId="77777777" w:rsidR="00F40A4A" w:rsidRPr="00D12B71" w:rsidRDefault="00F40A4A" w:rsidP="00665DB8">
      <w:pPr>
        <w:pStyle w:val="Heading1"/>
        <w:rPr>
          <w:b/>
          <w:bCs w:val="0"/>
        </w:rPr>
      </w:pPr>
      <w:r w:rsidRPr="00D12B71">
        <w:rPr>
          <w:b/>
          <w:bCs w:val="0"/>
        </w:rPr>
        <w:t xml:space="preserve">4. What Happens to Trust When AI Makes Mistakes? </w:t>
      </w:r>
    </w:p>
    <w:p w14:paraId="07F075D1" w14:textId="77777777" w:rsidR="00F40A4A" w:rsidRPr="00D12B71" w:rsidRDefault="00F40A4A" w:rsidP="000C0C31">
      <w:pPr>
        <w:pStyle w:val="Heading2"/>
        <w:spacing w:afterLines="100" w:after="240"/>
        <w:rPr>
          <w:b/>
          <w:bCs/>
          <w:lang w:val="en-GB"/>
        </w:rPr>
      </w:pPr>
      <w:r w:rsidRPr="00D12B71">
        <w:rPr>
          <w:b/>
          <w:bCs/>
        </w:rPr>
        <w:t>4.1 Purpose &amp; Goal</w:t>
      </w:r>
    </w:p>
    <w:p w14:paraId="2EE49A69" w14:textId="1CC1E41B" w:rsidR="00F40A4A" w:rsidRPr="007C10B3" w:rsidRDefault="00F40A4A" w:rsidP="00F40A4A">
      <w:pPr>
        <w:jc w:val="both"/>
        <w:rPr>
          <w:rFonts w:ascii="Arial" w:hAnsi="Arial" w:cs="Arial"/>
          <w:sz w:val="22"/>
          <w:szCs w:val="22"/>
          <w:lang w:val="en-US"/>
        </w:rPr>
      </w:pPr>
      <w:r w:rsidRPr="007C10B3">
        <w:rPr>
          <w:rFonts w:ascii="Arial" w:hAnsi="Arial" w:cs="Arial"/>
          <w:sz w:val="22"/>
          <w:szCs w:val="22"/>
          <w:lang w:val="en-US"/>
        </w:rPr>
        <w:t xml:space="preserve">Despite the continued improvement of AI technology, LLM-based tools still have inherent limitations and can be prone to errors in judgement, hallucinations and providing false information due to factual inaccuracies present in their training </w:t>
      </w:r>
      <w:r w:rsidRPr="00A47191">
        <w:rPr>
          <w:rFonts w:ascii="Arial" w:hAnsi="Arial" w:cs="Arial"/>
          <w:sz w:val="22"/>
          <w:szCs w:val="22"/>
          <w:lang w:val="en-US"/>
        </w:rPr>
        <w:t>data [</w:t>
      </w:r>
      <w:r w:rsidR="00A5047E">
        <w:rPr>
          <w:rFonts w:ascii="Arial" w:hAnsi="Arial" w:cs="Arial"/>
          <w:sz w:val="22"/>
          <w:szCs w:val="22"/>
          <w:lang w:val="en-US"/>
        </w:rPr>
        <w:t>8,9</w:t>
      </w:r>
      <w:r w:rsidRPr="00A47191">
        <w:rPr>
          <w:rFonts w:ascii="Arial" w:hAnsi="Arial" w:cs="Arial"/>
          <w:sz w:val="22"/>
          <w:szCs w:val="22"/>
          <w:lang w:val="en-US"/>
        </w:rPr>
        <w:t>].</w:t>
      </w:r>
      <w:r w:rsidRPr="007C10B3">
        <w:rPr>
          <w:rFonts w:ascii="Arial" w:hAnsi="Arial" w:cs="Arial"/>
          <w:sz w:val="22"/>
          <w:szCs w:val="22"/>
          <w:lang w:val="en-US"/>
        </w:rPr>
        <w:t xml:space="preserve"> What happens to a user’s trust in AI when errors are encountered? </w:t>
      </w:r>
      <w:r w:rsidR="00786AE8" w:rsidRPr="007C10B3">
        <w:rPr>
          <w:rFonts w:ascii="Arial" w:hAnsi="Arial" w:cs="Arial"/>
          <w:sz w:val="22"/>
          <w:szCs w:val="22"/>
          <w:lang w:val="en-US"/>
        </w:rPr>
        <w:t xml:space="preserve">And </w:t>
      </w:r>
      <w:r w:rsidR="001334DD" w:rsidRPr="007C10B3">
        <w:rPr>
          <w:rFonts w:ascii="Arial" w:hAnsi="Arial" w:cs="Arial"/>
          <w:sz w:val="22"/>
          <w:szCs w:val="22"/>
          <w:lang w:val="en-US"/>
        </w:rPr>
        <w:t xml:space="preserve">what characteristics </w:t>
      </w:r>
      <w:r w:rsidR="007704B8" w:rsidRPr="007C10B3">
        <w:rPr>
          <w:rFonts w:ascii="Arial" w:hAnsi="Arial" w:cs="Arial"/>
          <w:sz w:val="22"/>
          <w:szCs w:val="22"/>
          <w:lang w:val="en-US"/>
        </w:rPr>
        <w:t>influence</w:t>
      </w:r>
      <w:r w:rsidR="00E609EC" w:rsidRPr="007C10B3">
        <w:rPr>
          <w:rFonts w:ascii="Arial" w:hAnsi="Arial" w:cs="Arial"/>
          <w:sz w:val="22"/>
          <w:szCs w:val="22"/>
          <w:lang w:val="en-US"/>
        </w:rPr>
        <w:t xml:space="preserve"> </w:t>
      </w:r>
      <w:r w:rsidR="007101A7" w:rsidRPr="007C10B3">
        <w:rPr>
          <w:rFonts w:ascii="Arial" w:hAnsi="Arial" w:cs="Arial"/>
          <w:sz w:val="22"/>
          <w:szCs w:val="22"/>
          <w:lang w:val="en-US"/>
        </w:rPr>
        <w:t>the extent and permanence of trust lost</w:t>
      </w:r>
      <w:r w:rsidRPr="007C10B3">
        <w:rPr>
          <w:rFonts w:ascii="Arial" w:hAnsi="Arial" w:cs="Arial"/>
          <w:sz w:val="22"/>
          <w:szCs w:val="22"/>
          <w:lang w:val="en-US"/>
        </w:rPr>
        <w:t>? This section aims to answer these questions.</w:t>
      </w:r>
    </w:p>
    <w:p w14:paraId="13046C90" w14:textId="7ADA17AC" w:rsidR="00F40A4A" w:rsidRPr="00D12B71" w:rsidRDefault="00F40A4A" w:rsidP="000C0C31">
      <w:pPr>
        <w:pStyle w:val="Heading2"/>
        <w:spacing w:afterLines="100" w:after="240"/>
        <w:rPr>
          <w:b/>
          <w:bCs/>
        </w:rPr>
      </w:pPr>
      <w:r w:rsidRPr="00D12B71">
        <w:rPr>
          <w:b/>
          <w:bCs/>
        </w:rPr>
        <w:t xml:space="preserve">4.2 </w:t>
      </w:r>
      <w:r w:rsidR="00171E09" w:rsidRPr="00D12B71">
        <w:rPr>
          <w:b/>
          <w:bCs/>
        </w:rPr>
        <w:t>Dataset &amp; Data Preparation</w:t>
      </w:r>
    </w:p>
    <w:p w14:paraId="5520F9C0" w14:textId="5513D4EB" w:rsidR="00F40A4A" w:rsidRDefault="00F40A4A" w:rsidP="00F40A4A">
      <w:pPr>
        <w:jc w:val="both"/>
        <w:rPr>
          <w:rFonts w:ascii="Arial" w:hAnsi="Arial" w:cs="Arial"/>
          <w:sz w:val="22"/>
          <w:szCs w:val="22"/>
          <w:lang w:val="en-US"/>
        </w:rPr>
      </w:pPr>
      <w:r w:rsidRPr="007C10B3">
        <w:rPr>
          <w:rFonts w:ascii="Arial" w:hAnsi="Arial" w:cs="Arial"/>
          <w:sz w:val="22"/>
          <w:szCs w:val="22"/>
          <w:lang w:val="en-US"/>
        </w:rPr>
        <w:t xml:space="preserve">The dataset used for this analysis can be understood as the recorded results of an experiment involving 301 individual instances of </w:t>
      </w:r>
      <w:r w:rsidRPr="00A47191">
        <w:rPr>
          <w:rFonts w:ascii="Arial" w:hAnsi="Arial" w:cs="Arial"/>
          <w:sz w:val="22"/>
          <w:szCs w:val="22"/>
          <w:lang w:val="en-US"/>
        </w:rPr>
        <w:t>AI use [</w:t>
      </w:r>
      <w:r w:rsidR="00A47191" w:rsidRPr="00A47191">
        <w:rPr>
          <w:rFonts w:ascii="Arial" w:hAnsi="Arial" w:cs="Arial"/>
          <w:sz w:val="22"/>
          <w:szCs w:val="22"/>
          <w:lang w:val="en-US"/>
        </w:rPr>
        <w:t>1</w:t>
      </w:r>
      <w:r w:rsidR="006F302E">
        <w:rPr>
          <w:rFonts w:ascii="Arial" w:hAnsi="Arial" w:cs="Arial"/>
          <w:sz w:val="22"/>
          <w:szCs w:val="22"/>
          <w:lang w:val="en-US"/>
        </w:rPr>
        <w:t>0</w:t>
      </w:r>
      <w:r w:rsidRPr="00A47191">
        <w:rPr>
          <w:rFonts w:ascii="Arial" w:hAnsi="Arial" w:cs="Arial"/>
          <w:sz w:val="22"/>
          <w:szCs w:val="22"/>
          <w:lang w:val="en-US"/>
        </w:rPr>
        <w:t>]. In these</w:t>
      </w:r>
      <w:r w:rsidRPr="007C10B3">
        <w:rPr>
          <w:rFonts w:ascii="Arial" w:hAnsi="Arial" w:cs="Arial"/>
          <w:sz w:val="22"/>
          <w:szCs w:val="22"/>
          <w:lang w:val="en-US"/>
        </w:rPr>
        <w:t xml:space="preserve"> experiments, individuals from different educational, cultural and professional backgrounds use an LLM tool of their choice for help with problems of varying importance and nature, including general advice &amp; factual queries, creative tasks, predictions and medical diagnosis. Whether an AI error is detected is then recorded, along with the nature/severity of that error and the user’s subsequent actions, trust levels and AI usage patterns. The information in the dataset can be broadly described below:</w:t>
      </w:r>
    </w:p>
    <w:p w14:paraId="6D7016DA" w14:textId="77777777" w:rsidR="001943E8" w:rsidRPr="007C10B3" w:rsidRDefault="001943E8" w:rsidP="00F40A4A">
      <w:pPr>
        <w:jc w:val="both"/>
        <w:rPr>
          <w:rFonts w:ascii="Arial" w:hAnsi="Arial" w:cs="Arial"/>
          <w:sz w:val="22"/>
          <w:szCs w:val="22"/>
          <w:lang w:val="en-US"/>
        </w:rPr>
      </w:pPr>
    </w:p>
    <w:p w14:paraId="6D1A194F" w14:textId="77777777" w:rsidR="00F40A4A" w:rsidRPr="007C10B3" w:rsidRDefault="00F40A4A" w:rsidP="00F40A4A">
      <w:pPr>
        <w:jc w:val="both"/>
        <w:rPr>
          <w:rFonts w:ascii="Arial" w:hAnsi="Arial" w:cs="Arial"/>
          <w:sz w:val="22"/>
          <w:szCs w:val="22"/>
          <w:lang w:val="en-US"/>
        </w:rPr>
      </w:pPr>
    </w:p>
    <w:p w14:paraId="1D49CE62" w14:textId="77777777" w:rsidR="00F40A4A" w:rsidRPr="007C10B3" w:rsidRDefault="00F40A4A" w:rsidP="00F40A4A">
      <w:pPr>
        <w:jc w:val="both"/>
        <w:rPr>
          <w:rFonts w:ascii="Arial" w:hAnsi="Arial" w:cs="Arial"/>
          <w:sz w:val="22"/>
          <w:szCs w:val="22"/>
          <w:lang w:val="en-US"/>
        </w:rPr>
      </w:pPr>
      <w:r w:rsidRPr="007C10B3">
        <w:rPr>
          <w:rFonts w:ascii="Arial" w:hAnsi="Arial" w:cs="Arial"/>
          <w:b/>
          <w:bCs/>
          <w:sz w:val="22"/>
          <w:szCs w:val="22"/>
          <w:lang w:val="en-US"/>
        </w:rPr>
        <w:t>User Profile:</w:t>
      </w:r>
      <w:r w:rsidRPr="007C10B3">
        <w:rPr>
          <w:rFonts w:ascii="Arial" w:hAnsi="Arial" w:cs="Arial"/>
          <w:sz w:val="22"/>
          <w:szCs w:val="22"/>
          <w:lang w:val="en-US"/>
        </w:rPr>
        <w:t xml:space="preserve"> </w:t>
      </w:r>
    </w:p>
    <w:p w14:paraId="337F419F" w14:textId="77777777" w:rsidR="00F40A4A" w:rsidRPr="007C10B3" w:rsidRDefault="00F40A4A" w:rsidP="00F40A4A">
      <w:pPr>
        <w:pStyle w:val="ListParagraph"/>
        <w:numPr>
          <w:ilvl w:val="0"/>
          <w:numId w:val="16"/>
        </w:numPr>
        <w:jc w:val="both"/>
        <w:rPr>
          <w:rFonts w:ascii="Arial" w:hAnsi="Arial" w:cs="Arial"/>
          <w:b/>
          <w:bCs/>
          <w:sz w:val="22"/>
          <w:szCs w:val="22"/>
          <w:lang w:val="en-US"/>
        </w:rPr>
      </w:pPr>
      <w:r w:rsidRPr="007C10B3">
        <w:rPr>
          <w:rFonts w:ascii="Arial" w:hAnsi="Arial" w:cs="Arial"/>
          <w:sz w:val="22"/>
          <w:szCs w:val="22"/>
          <w:lang w:val="en-US"/>
        </w:rPr>
        <w:t>Individual background such as age, gender, nationality, education, etc.</w:t>
      </w:r>
    </w:p>
    <w:p w14:paraId="34053732" w14:textId="3047D392" w:rsidR="00F40A4A" w:rsidRPr="007C10B3" w:rsidRDefault="004F0399" w:rsidP="00F40A4A">
      <w:pPr>
        <w:pStyle w:val="ListParagraph"/>
        <w:numPr>
          <w:ilvl w:val="0"/>
          <w:numId w:val="16"/>
        </w:numPr>
        <w:jc w:val="both"/>
        <w:rPr>
          <w:rFonts w:ascii="Arial" w:hAnsi="Arial" w:cs="Arial"/>
          <w:b/>
          <w:bCs/>
          <w:sz w:val="22"/>
          <w:szCs w:val="22"/>
          <w:lang w:val="en-US"/>
        </w:rPr>
      </w:pPr>
      <w:r w:rsidRPr="007C10B3">
        <w:rPr>
          <w:rFonts w:ascii="Arial" w:hAnsi="Arial" w:cs="Arial"/>
          <w:sz w:val="22"/>
          <w:szCs w:val="22"/>
          <w:lang w:val="en-US"/>
        </w:rPr>
        <w:t>AI use</w:t>
      </w:r>
      <w:r w:rsidR="00F40A4A" w:rsidRPr="007C10B3">
        <w:rPr>
          <w:rFonts w:ascii="Arial" w:hAnsi="Arial" w:cs="Arial"/>
          <w:sz w:val="22"/>
          <w:szCs w:val="22"/>
          <w:lang w:val="en-US"/>
        </w:rPr>
        <w:t xml:space="preserve"> characteristics such as tech literacy, prior ai experience, </w:t>
      </w:r>
      <w:r w:rsidRPr="007C10B3">
        <w:rPr>
          <w:rFonts w:ascii="Arial" w:hAnsi="Arial" w:cs="Arial"/>
          <w:sz w:val="22"/>
          <w:szCs w:val="22"/>
          <w:lang w:val="en-US"/>
        </w:rPr>
        <w:t xml:space="preserve">and </w:t>
      </w:r>
      <w:r w:rsidR="00F40A4A" w:rsidRPr="007C10B3">
        <w:rPr>
          <w:rFonts w:ascii="Arial" w:hAnsi="Arial" w:cs="Arial"/>
          <w:sz w:val="22"/>
          <w:szCs w:val="22"/>
          <w:lang w:val="en-US"/>
        </w:rPr>
        <w:t xml:space="preserve">critical thinking scores </w:t>
      </w:r>
    </w:p>
    <w:p w14:paraId="4723491D" w14:textId="5D2F3B4E" w:rsidR="00F40A4A" w:rsidRPr="007C10B3" w:rsidRDefault="00F40A4A" w:rsidP="00F40A4A">
      <w:pPr>
        <w:jc w:val="both"/>
        <w:rPr>
          <w:rFonts w:ascii="Arial" w:hAnsi="Arial" w:cs="Arial"/>
          <w:b/>
          <w:bCs/>
          <w:sz w:val="22"/>
          <w:szCs w:val="22"/>
          <w:lang w:val="en-US"/>
        </w:rPr>
      </w:pPr>
      <w:r w:rsidRPr="007C10B3">
        <w:rPr>
          <w:rFonts w:ascii="Arial" w:hAnsi="Arial" w:cs="Arial"/>
          <w:b/>
          <w:bCs/>
          <w:sz w:val="22"/>
          <w:szCs w:val="22"/>
          <w:lang w:val="en-US"/>
        </w:rPr>
        <w:t>AI</w:t>
      </w:r>
      <w:r w:rsidR="00E32DAC" w:rsidRPr="007C10B3">
        <w:rPr>
          <w:rFonts w:ascii="Arial" w:hAnsi="Arial" w:cs="Arial"/>
          <w:b/>
          <w:bCs/>
          <w:sz w:val="22"/>
          <w:szCs w:val="22"/>
          <w:lang w:val="en-US"/>
        </w:rPr>
        <w:t xml:space="preserve"> Use</w:t>
      </w:r>
      <w:r w:rsidRPr="007C10B3">
        <w:rPr>
          <w:rFonts w:ascii="Arial" w:hAnsi="Arial" w:cs="Arial"/>
          <w:b/>
          <w:bCs/>
          <w:sz w:val="22"/>
          <w:szCs w:val="22"/>
          <w:lang w:val="en-US"/>
        </w:rPr>
        <w:t xml:space="preserve"> Session Info:</w:t>
      </w:r>
    </w:p>
    <w:p w14:paraId="2FB8B01C" w14:textId="77777777" w:rsidR="00F40A4A" w:rsidRPr="007C10B3" w:rsidRDefault="00F40A4A" w:rsidP="00F40A4A">
      <w:pPr>
        <w:pStyle w:val="ListParagraph"/>
        <w:numPr>
          <w:ilvl w:val="0"/>
          <w:numId w:val="16"/>
        </w:numPr>
        <w:jc w:val="both"/>
        <w:rPr>
          <w:rFonts w:ascii="Arial" w:hAnsi="Arial" w:cs="Arial"/>
          <w:b/>
          <w:bCs/>
          <w:sz w:val="22"/>
          <w:szCs w:val="22"/>
          <w:lang w:val="en-US"/>
        </w:rPr>
      </w:pPr>
      <w:r w:rsidRPr="007C10B3">
        <w:rPr>
          <w:rFonts w:ascii="Arial" w:hAnsi="Arial" w:cs="Arial"/>
          <w:sz w:val="22"/>
          <w:szCs w:val="22"/>
          <w:lang w:val="en-US"/>
        </w:rPr>
        <w:t>The AI tool used and nature of the problem that it is being used for.</w:t>
      </w:r>
    </w:p>
    <w:p w14:paraId="5B48DC17" w14:textId="77777777" w:rsidR="00F40A4A" w:rsidRPr="007C10B3" w:rsidRDefault="00F40A4A" w:rsidP="00F40A4A">
      <w:pPr>
        <w:pStyle w:val="ListParagraph"/>
        <w:numPr>
          <w:ilvl w:val="0"/>
          <w:numId w:val="16"/>
        </w:numPr>
        <w:jc w:val="both"/>
        <w:rPr>
          <w:rFonts w:ascii="Arial" w:hAnsi="Arial" w:cs="Arial"/>
          <w:b/>
          <w:bCs/>
          <w:sz w:val="22"/>
          <w:szCs w:val="22"/>
          <w:lang w:val="en-US"/>
        </w:rPr>
      </w:pPr>
      <w:r w:rsidRPr="007C10B3">
        <w:rPr>
          <w:rFonts w:ascii="Arial" w:hAnsi="Arial" w:cs="Arial"/>
          <w:sz w:val="22"/>
          <w:szCs w:val="22"/>
          <w:lang w:val="en-US"/>
        </w:rPr>
        <w:t>Whether an error is detected, the nature of that error and its severity.</w:t>
      </w:r>
    </w:p>
    <w:p w14:paraId="153047DC" w14:textId="77777777" w:rsidR="00F40A4A" w:rsidRPr="007C10B3" w:rsidRDefault="00F40A4A" w:rsidP="00F40A4A">
      <w:pPr>
        <w:jc w:val="both"/>
        <w:rPr>
          <w:rFonts w:ascii="Arial" w:hAnsi="Arial" w:cs="Arial"/>
          <w:b/>
          <w:bCs/>
          <w:sz w:val="22"/>
          <w:szCs w:val="22"/>
          <w:lang w:val="en-US"/>
        </w:rPr>
      </w:pPr>
      <w:r w:rsidRPr="007C10B3">
        <w:rPr>
          <w:rFonts w:ascii="Arial" w:hAnsi="Arial" w:cs="Arial"/>
          <w:b/>
          <w:bCs/>
          <w:sz w:val="22"/>
          <w:szCs w:val="22"/>
          <w:lang w:val="en-US"/>
        </w:rPr>
        <w:t>Post-Session Metrics:</w:t>
      </w:r>
    </w:p>
    <w:p w14:paraId="78416CCE" w14:textId="77777777" w:rsidR="00F40A4A" w:rsidRPr="007C10B3" w:rsidRDefault="00F40A4A" w:rsidP="00F40A4A">
      <w:pPr>
        <w:pStyle w:val="ListParagraph"/>
        <w:numPr>
          <w:ilvl w:val="0"/>
          <w:numId w:val="16"/>
        </w:numPr>
        <w:jc w:val="both"/>
        <w:rPr>
          <w:rFonts w:ascii="Arial" w:hAnsi="Arial" w:cs="Arial"/>
          <w:sz w:val="22"/>
          <w:szCs w:val="22"/>
          <w:lang w:val="en-US"/>
        </w:rPr>
      </w:pPr>
      <w:r w:rsidRPr="007C10B3">
        <w:rPr>
          <w:rFonts w:ascii="Arial" w:hAnsi="Arial" w:cs="Arial"/>
          <w:sz w:val="22"/>
          <w:szCs w:val="22"/>
          <w:lang w:val="en-US"/>
        </w:rPr>
        <w:t>AI trust score and total trust drop magnitude after the session</w:t>
      </w:r>
    </w:p>
    <w:p w14:paraId="00F80949" w14:textId="77777777" w:rsidR="00F40A4A" w:rsidRPr="007C10B3" w:rsidRDefault="00F40A4A" w:rsidP="00F40A4A">
      <w:pPr>
        <w:pStyle w:val="ListParagraph"/>
        <w:numPr>
          <w:ilvl w:val="0"/>
          <w:numId w:val="16"/>
        </w:numPr>
        <w:jc w:val="both"/>
        <w:rPr>
          <w:rFonts w:ascii="Arial" w:hAnsi="Arial" w:cs="Arial"/>
          <w:sz w:val="22"/>
          <w:szCs w:val="22"/>
          <w:lang w:val="en-US"/>
        </w:rPr>
      </w:pPr>
      <w:r w:rsidRPr="007C10B3">
        <w:rPr>
          <w:rFonts w:ascii="Arial" w:hAnsi="Arial" w:cs="Arial"/>
          <w:sz w:val="22"/>
          <w:szCs w:val="22"/>
          <w:lang w:val="en-US"/>
        </w:rPr>
        <w:t>AI use habits after the session (frequency, verification habits, AI abandonment)</w:t>
      </w:r>
    </w:p>
    <w:p w14:paraId="4688DEF4" w14:textId="77777777" w:rsidR="00F40A4A" w:rsidRPr="007C10B3" w:rsidRDefault="00F40A4A" w:rsidP="00F40A4A">
      <w:pPr>
        <w:pStyle w:val="ListParagraph"/>
        <w:numPr>
          <w:ilvl w:val="0"/>
          <w:numId w:val="16"/>
        </w:numPr>
        <w:jc w:val="both"/>
        <w:rPr>
          <w:rFonts w:ascii="Arial" w:hAnsi="Arial" w:cs="Arial"/>
          <w:sz w:val="22"/>
          <w:szCs w:val="22"/>
          <w:lang w:val="en-US"/>
        </w:rPr>
      </w:pPr>
      <w:r w:rsidRPr="007C10B3">
        <w:rPr>
          <w:rFonts w:ascii="Arial" w:hAnsi="Arial" w:cs="Arial"/>
          <w:sz w:val="22"/>
          <w:szCs w:val="22"/>
          <w:lang w:val="en-US"/>
        </w:rPr>
        <w:t xml:space="preserve">Amount of trust recovered, and what triggered the recovery. </w:t>
      </w:r>
    </w:p>
    <w:p w14:paraId="0BDE21A5" w14:textId="1512FB0E" w:rsidR="00834C63" w:rsidRDefault="00834C63" w:rsidP="00F40A4A">
      <w:pPr>
        <w:jc w:val="both"/>
        <w:rPr>
          <w:rFonts w:ascii="Arial" w:hAnsi="Arial" w:cs="Arial"/>
          <w:sz w:val="22"/>
          <w:szCs w:val="22"/>
          <w:lang w:val="en-SG"/>
        </w:rPr>
      </w:pPr>
    </w:p>
    <w:p w14:paraId="431DADB5" w14:textId="583F56C9" w:rsidR="00F40A4A" w:rsidRPr="007C10B3" w:rsidRDefault="00F40A4A" w:rsidP="00F40A4A">
      <w:pPr>
        <w:jc w:val="both"/>
        <w:rPr>
          <w:rFonts w:ascii="Arial" w:hAnsi="Arial" w:cs="Arial"/>
          <w:sz w:val="22"/>
          <w:szCs w:val="22"/>
          <w:lang w:val="en-SG"/>
        </w:rPr>
      </w:pPr>
      <w:r w:rsidRPr="007C10B3">
        <w:rPr>
          <w:rFonts w:ascii="Arial" w:hAnsi="Arial" w:cs="Arial"/>
          <w:sz w:val="22"/>
          <w:szCs w:val="22"/>
          <w:lang w:val="en-SG"/>
        </w:rPr>
        <w:lastRenderedPageBreak/>
        <w:t xml:space="preserve">Data preparation was </w:t>
      </w:r>
      <w:r w:rsidR="004F7616" w:rsidRPr="007C10B3">
        <w:rPr>
          <w:rFonts w:ascii="Arial" w:hAnsi="Arial" w:cs="Arial"/>
          <w:sz w:val="22"/>
          <w:szCs w:val="22"/>
          <w:lang w:val="en-SG"/>
        </w:rPr>
        <w:t>done in</w:t>
      </w:r>
      <w:r w:rsidRPr="007C10B3">
        <w:rPr>
          <w:rFonts w:ascii="Arial" w:hAnsi="Arial" w:cs="Arial"/>
          <w:sz w:val="22"/>
          <w:szCs w:val="22"/>
          <w:lang w:val="en-SG"/>
        </w:rPr>
        <w:t xml:space="preserve"> Python, mainly with the pandas and NumPy libraries. Categorical columns with information pertaining to errors such as ‘error_detected_by’, ‘error_type’ and ‘error_domain’ were found to have null values for records where no AI error was observed</w:t>
      </w:r>
      <w:r w:rsidR="002C0A96" w:rsidRPr="007C10B3">
        <w:rPr>
          <w:rFonts w:ascii="Arial" w:hAnsi="Arial" w:cs="Arial"/>
          <w:sz w:val="22"/>
          <w:szCs w:val="22"/>
          <w:lang w:val="en-SG"/>
        </w:rPr>
        <w:t xml:space="preserve"> -</w:t>
      </w:r>
      <w:r w:rsidRPr="007C10B3">
        <w:rPr>
          <w:rFonts w:ascii="Arial" w:hAnsi="Arial" w:cs="Arial"/>
          <w:sz w:val="22"/>
          <w:szCs w:val="22"/>
          <w:lang w:val="en-SG"/>
        </w:rPr>
        <w:t xml:space="preserve"> ‘na’ values were imputed into these columns</w:t>
      </w:r>
      <w:r w:rsidR="002C0A96" w:rsidRPr="007C10B3">
        <w:rPr>
          <w:rFonts w:ascii="Arial" w:hAnsi="Arial" w:cs="Arial"/>
          <w:sz w:val="22"/>
          <w:szCs w:val="22"/>
          <w:lang w:val="en-SG"/>
        </w:rPr>
        <w:t xml:space="preserve"> to avoid downstream errors results from null values</w:t>
      </w:r>
      <w:r w:rsidRPr="007C10B3">
        <w:rPr>
          <w:rFonts w:ascii="Arial" w:hAnsi="Arial" w:cs="Arial"/>
          <w:sz w:val="22"/>
          <w:szCs w:val="22"/>
          <w:lang w:val="en-SG"/>
        </w:rPr>
        <w:t xml:space="preserve">. A subset of the original dataset </w:t>
      </w:r>
      <w:r w:rsidR="00496FD9" w:rsidRPr="007C10B3">
        <w:rPr>
          <w:rFonts w:ascii="Arial" w:hAnsi="Arial" w:cs="Arial"/>
          <w:sz w:val="22"/>
          <w:szCs w:val="22"/>
          <w:lang w:val="en-SG"/>
        </w:rPr>
        <w:t xml:space="preserve">(n = 201) </w:t>
      </w:r>
      <w:r w:rsidRPr="007C10B3">
        <w:rPr>
          <w:rFonts w:ascii="Arial" w:hAnsi="Arial" w:cs="Arial"/>
          <w:sz w:val="22"/>
          <w:szCs w:val="22"/>
          <w:lang w:val="en-SG"/>
        </w:rPr>
        <w:t xml:space="preserve">was created to only contain instances where an error was observed, to allow for more accurate correlation analysis and machine learning model training to understand factors affecting trust drop other than the incidence of errors. </w:t>
      </w:r>
    </w:p>
    <w:p w14:paraId="649DD6A3" w14:textId="729025E0" w:rsidR="00F40A4A" w:rsidRPr="00D12B71" w:rsidRDefault="00F40A4A" w:rsidP="000C0C31">
      <w:pPr>
        <w:pStyle w:val="Heading2"/>
        <w:spacing w:afterLines="100" w:after="240"/>
        <w:rPr>
          <w:b/>
          <w:bCs/>
        </w:rPr>
      </w:pPr>
      <w:r w:rsidRPr="00D12B71">
        <w:rPr>
          <w:b/>
          <w:bCs/>
        </w:rPr>
        <w:t>4.3 Analysis</w:t>
      </w:r>
      <w:r w:rsidR="00171E09" w:rsidRPr="00D12B71">
        <w:rPr>
          <w:b/>
          <w:bCs/>
        </w:rPr>
        <w:t xml:space="preserve"> &amp; Results</w:t>
      </w:r>
    </w:p>
    <w:p w14:paraId="16401BE9" w14:textId="4DC23D7D" w:rsidR="00F40A4A" w:rsidRPr="007C10B3" w:rsidRDefault="00F40A4A" w:rsidP="00665DB8">
      <w:pPr>
        <w:pStyle w:val="Heading3"/>
      </w:pPr>
      <w:r w:rsidRPr="007C10B3">
        <w:t xml:space="preserve">4.3.1 The Impact of </w:t>
      </w:r>
      <w:r w:rsidR="009A5528" w:rsidRPr="007C10B3">
        <w:t xml:space="preserve">AI </w:t>
      </w:r>
      <w:r w:rsidRPr="007C10B3">
        <w:t>Errors on Trust Levels and Recovery</w:t>
      </w:r>
    </w:p>
    <w:p w14:paraId="2041E207" w14:textId="0734CEAA" w:rsidR="00ED0C57" w:rsidRPr="007C10B3" w:rsidRDefault="00F40A4A" w:rsidP="00F40A4A">
      <w:pPr>
        <w:jc w:val="both"/>
        <w:rPr>
          <w:rFonts w:ascii="Arial" w:hAnsi="Arial" w:cs="Arial"/>
          <w:sz w:val="22"/>
          <w:szCs w:val="22"/>
          <w:lang w:val="en-SG"/>
        </w:rPr>
      </w:pPr>
      <w:r w:rsidRPr="007C10B3">
        <w:rPr>
          <w:rFonts w:ascii="Arial" w:hAnsi="Arial" w:cs="Arial"/>
          <w:sz w:val="22"/>
          <w:szCs w:val="22"/>
          <w:lang w:val="en-SG"/>
        </w:rPr>
        <w:t>Initial exploratory analysis reveals, as expected, that the single strongest determiner of whether an individual loses trust in AI after using it is whether the AI was found to have made an error or not. User</w:t>
      </w:r>
      <w:r w:rsidR="00F134E2" w:rsidRPr="007C10B3">
        <w:rPr>
          <w:rFonts w:ascii="Arial" w:hAnsi="Arial" w:cs="Arial"/>
          <w:sz w:val="22"/>
          <w:szCs w:val="22"/>
          <w:lang w:val="en-SG"/>
        </w:rPr>
        <w:t>s</w:t>
      </w:r>
      <w:r w:rsidRPr="007C10B3">
        <w:rPr>
          <w:rFonts w:ascii="Arial" w:hAnsi="Arial" w:cs="Arial"/>
          <w:sz w:val="22"/>
          <w:szCs w:val="22"/>
          <w:lang w:val="en-SG"/>
        </w:rPr>
        <w:t xml:space="preserve"> who did not detect an error after using the AI tool experienced little to no trust loss (&lt;0.5).</w:t>
      </w:r>
      <w:r w:rsidR="00F134E2" w:rsidRPr="007C10B3">
        <w:rPr>
          <w:rFonts w:ascii="Arial" w:hAnsi="Arial" w:cs="Arial"/>
          <w:sz w:val="22"/>
          <w:szCs w:val="22"/>
          <w:lang w:val="en-SG"/>
        </w:rPr>
        <w:t xml:space="preserve">, while </w:t>
      </w:r>
      <w:r w:rsidRPr="007C10B3">
        <w:rPr>
          <w:rFonts w:ascii="Arial" w:hAnsi="Arial" w:cs="Arial"/>
          <w:sz w:val="22"/>
          <w:szCs w:val="22"/>
          <w:lang w:val="en-SG"/>
        </w:rPr>
        <w:t xml:space="preserve">the amount of trust loss experienced by those who do observe an error ranges very widely, from 0.5 to 4.0. </w:t>
      </w:r>
    </w:p>
    <w:p w14:paraId="10A4D208" w14:textId="77777777" w:rsidR="00ED0C57" w:rsidRPr="007C10B3" w:rsidRDefault="00ED0C57" w:rsidP="00F40A4A">
      <w:pPr>
        <w:jc w:val="both"/>
        <w:rPr>
          <w:rFonts w:ascii="Arial" w:hAnsi="Arial" w:cs="Arial"/>
          <w:sz w:val="22"/>
          <w:szCs w:val="22"/>
          <w:lang w:val="en-SG"/>
        </w:rPr>
      </w:pPr>
    </w:p>
    <w:p w14:paraId="7F2A0384" w14:textId="24854A2F" w:rsidR="00F40A4A" w:rsidRPr="007C10B3" w:rsidRDefault="00F40A4A" w:rsidP="00F40A4A">
      <w:pPr>
        <w:jc w:val="center"/>
        <w:rPr>
          <w:rFonts w:ascii="Arial" w:hAnsi="Arial" w:cs="Arial"/>
          <w:lang w:val="en-SG"/>
        </w:rPr>
      </w:pPr>
      <w:r w:rsidRPr="007C10B3">
        <w:rPr>
          <w:rFonts w:ascii="Arial" w:hAnsi="Arial" w:cs="Arial"/>
          <w:lang w:val="en-SG"/>
        </w:rPr>
        <w:drawing>
          <wp:inline distT="0" distB="0" distL="0" distR="0" wp14:anchorId="169E5C05" wp14:editId="669236A4">
            <wp:extent cx="2258565" cy="2178121"/>
            <wp:effectExtent l="0" t="0" r="2540" b="0"/>
            <wp:docPr id="173099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98664" name=""/>
                    <pic:cNvPicPr/>
                  </pic:nvPicPr>
                  <pic:blipFill>
                    <a:blip r:embed="rId12"/>
                    <a:stretch>
                      <a:fillRect/>
                    </a:stretch>
                  </pic:blipFill>
                  <pic:spPr>
                    <a:xfrm>
                      <a:off x="0" y="0"/>
                      <a:ext cx="2293934" cy="2212230"/>
                    </a:xfrm>
                    <a:prstGeom prst="rect">
                      <a:avLst/>
                    </a:prstGeom>
                  </pic:spPr>
                </pic:pic>
              </a:graphicData>
            </a:graphic>
          </wp:inline>
        </w:drawing>
      </w:r>
      <w:r w:rsidR="00B17885" w:rsidRPr="007C10B3">
        <w:rPr>
          <w:rFonts w:ascii="Arial" w:hAnsi="Arial" w:cs="Arial"/>
          <w:noProof/>
        </w:rPr>
        <w:t xml:space="preserve"> </w:t>
      </w:r>
      <w:r w:rsidR="00B17885" w:rsidRPr="007C10B3">
        <w:rPr>
          <w:rFonts w:ascii="Arial" w:hAnsi="Arial" w:cs="Arial"/>
          <w:lang w:val="en-SG"/>
        </w:rPr>
        <w:drawing>
          <wp:inline distT="0" distB="0" distL="0" distR="0" wp14:anchorId="43F4ABC0" wp14:editId="51B2003B">
            <wp:extent cx="3174714" cy="2190735"/>
            <wp:effectExtent l="0" t="0" r="635" b="0"/>
            <wp:docPr id="46311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11915" name=""/>
                    <pic:cNvPicPr/>
                  </pic:nvPicPr>
                  <pic:blipFill>
                    <a:blip r:embed="rId13"/>
                    <a:stretch>
                      <a:fillRect/>
                    </a:stretch>
                  </pic:blipFill>
                  <pic:spPr>
                    <a:xfrm>
                      <a:off x="0" y="0"/>
                      <a:ext cx="3211456" cy="2216089"/>
                    </a:xfrm>
                    <a:prstGeom prst="rect">
                      <a:avLst/>
                    </a:prstGeom>
                  </pic:spPr>
                </pic:pic>
              </a:graphicData>
            </a:graphic>
          </wp:inline>
        </w:drawing>
      </w:r>
    </w:p>
    <w:p w14:paraId="09D5D2B9" w14:textId="4948076C" w:rsidR="00F40A4A" w:rsidRPr="007C10B3" w:rsidRDefault="00F42EB6" w:rsidP="00F42EB6">
      <w:pPr>
        <w:jc w:val="center"/>
        <w:rPr>
          <w:rFonts w:ascii="Arial" w:eastAsia="Arial" w:hAnsi="Arial" w:cs="Arial"/>
          <w:color w:val="0E2841" w:themeColor="text2"/>
          <w:sz w:val="18"/>
          <w:szCs w:val="18"/>
          <w:lang w:val="en-US"/>
        </w:rPr>
      </w:pPr>
      <w:r w:rsidRPr="31CD4628">
        <w:rPr>
          <w:rFonts w:ascii="Arial" w:eastAsia="Arial" w:hAnsi="Arial" w:cs="Arial"/>
          <w:color w:val="0E2841" w:themeColor="text2"/>
          <w:sz w:val="18"/>
          <w:szCs w:val="18"/>
          <w:lang w:val="en-US"/>
        </w:rPr>
        <w:t xml:space="preserve">Fig 4.1 a) </w:t>
      </w:r>
      <w:r w:rsidR="00F40A4A" w:rsidRPr="31CD4628">
        <w:rPr>
          <w:rFonts w:ascii="Arial" w:eastAsia="Arial" w:hAnsi="Arial" w:cs="Arial"/>
          <w:color w:val="0E2841" w:themeColor="text2"/>
          <w:sz w:val="18"/>
          <w:szCs w:val="18"/>
          <w:lang w:val="en-US"/>
        </w:rPr>
        <w:t xml:space="preserve">Impact of AI </w:t>
      </w:r>
      <w:r w:rsidR="00761894" w:rsidRPr="31CD4628">
        <w:rPr>
          <w:rFonts w:ascii="Arial" w:eastAsia="Arial" w:hAnsi="Arial" w:cs="Arial"/>
          <w:color w:val="0E2841" w:themeColor="text2"/>
          <w:sz w:val="18"/>
          <w:szCs w:val="18"/>
          <w:lang w:val="en-US"/>
        </w:rPr>
        <w:t>error</w:t>
      </w:r>
      <w:r w:rsidR="00CF403A" w:rsidRPr="31CD4628">
        <w:rPr>
          <w:rFonts w:ascii="Arial" w:eastAsia="Arial" w:hAnsi="Arial" w:cs="Arial"/>
          <w:color w:val="0E2841" w:themeColor="text2"/>
          <w:sz w:val="18"/>
          <w:szCs w:val="18"/>
          <w:lang w:val="en-US"/>
        </w:rPr>
        <w:t xml:space="preserve"> incidence</w:t>
      </w:r>
      <w:r w:rsidR="00F40A4A" w:rsidRPr="31CD4628">
        <w:rPr>
          <w:rFonts w:ascii="Arial" w:eastAsia="Arial" w:hAnsi="Arial" w:cs="Arial"/>
          <w:color w:val="0E2841" w:themeColor="text2"/>
          <w:sz w:val="18"/>
          <w:szCs w:val="18"/>
          <w:lang w:val="en-US"/>
        </w:rPr>
        <w:t xml:space="preserve"> on</w:t>
      </w:r>
      <w:r w:rsidR="00CF403A" w:rsidRPr="31CD4628">
        <w:rPr>
          <w:rFonts w:ascii="Arial" w:eastAsia="Arial" w:hAnsi="Arial" w:cs="Arial"/>
          <w:color w:val="0E2841" w:themeColor="text2"/>
          <w:sz w:val="18"/>
          <w:szCs w:val="18"/>
          <w:lang w:val="en-US"/>
        </w:rPr>
        <w:t xml:space="preserve"> user </w:t>
      </w:r>
      <w:r w:rsidR="00761894" w:rsidRPr="31CD4628">
        <w:rPr>
          <w:rFonts w:ascii="Arial" w:eastAsia="Arial" w:hAnsi="Arial" w:cs="Arial"/>
          <w:color w:val="0E2841" w:themeColor="text2"/>
          <w:sz w:val="18"/>
          <w:szCs w:val="18"/>
          <w:lang w:val="en-US"/>
        </w:rPr>
        <w:t>trust loss (left)</w:t>
      </w:r>
      <w:r w:rsidR="00CD7A06" w:rsidRPr="31CD4628">
        <w:rPr>
          <w:rFonts w:ascii="Arial" w:eastAsia="Arial" w:hAnsi="Arial" w:cs="Arial"/>
          <w:color w:val="0E2841" w:themeColor="text2"/>
          <w:sz w:val="18"/>
          <w:szCs w:val="18"/>
          <w:lang w:val="en-US"/>
        </w:rPr>
        <w:t xml:space="preserve">; </w:t>
      </w:r>
      <w:r w:rsidRPr="31CD4628">
        <w:rPr>
          <w:rFonts w:ascii="Arial" w:eastAsia="Arial" w:hAnsi="Arial" w:cs="Arial"/>
          <w:color w:val="0E2841" w:themeColor="text2"/>
          <w:sz w:val="18"/>
          <w:szCs w:val="18"/>
          <w:lang w:val="en-US"/>
        </w:rPr>
        <w:t xml:space="preserve">b) </w:t>
      </w:r>
      <w:r w:rsidR="00CD7A06" w:rsidRPr="31CD4628">
        <w:rPr>
          <w:rFonts w:ascii="Arial" w:eastAsia="Arial" w:hAnsi="Arial" w:cs="Arial"/>
          <w:color w:val="0E2841" w:themeColor="text2"/>
          <w:sz w:val="18"/>
          <w:szCs w:val="18"/>
          <w:lang w:val="en-US"/>
        </w:rPr>
        <w:t xml:space="preserve">Impact of trust loss </w:t>
      </w:r>
      <w:r w:rsidR="00CD2E2D" w:rsidRPr="31CD4628">
        <w:rPr>
          <w:rFonts w:ascii="Arial" w:eastAsia="Arial" w:hAnsi="Arial" w:cs="Arial"/>
          <w:color w:val="0E2841" w:themeColor="text2"/>
          <w:sz w:val="18"/>
          <w:szCs w:val="18"/>
          <w:lang w:val="en-US"/>
        </w:rPr>
        <w:t xml:space="preserve">magnitude on </w:t>
      </w:r>
      <w:r w:rsidR="00CF403A" w:rsidRPr="31CD4628">
        <w:rPr>
          <w:rFonts w:ascii="Arial" w:eastAsia="Arial" w:hAnsi="Arial" w:cs="Arial"/>
          <w:color w:val="0E2841" w:themeColor="text2"/>
          <w:sz w:val="18"/>
          <w:szCs w:val="18"/>
          <w:lang w:val="en-US"/>
        </w:rPr>
        <w:t>trust loss permanence (right)</w:t>
      </w:r>
    </w:p>
    <w:p w14:paraId="05C0FF2C" w14:textId="77777777" w:rsidR="00CF403A" w:rsidRPr="007C10B3" w:rsidRDefault="00CF403A" w:rsidP="00CF403A">
      <w:pPr>
        <w:jc w:val="center"/>
        <w:rPr>
          <w:rFonts w:ascii="Arial" w:eastAsia="Arial" w:hAnsi="Arial" w:cs="Arial"/>
          <w:i/>
          <w:iCs/>
          <w:color w:val="0E2841" w:themeColor="text2"/>
          <w:sz w:val="18"/>
          <w:szCs w:val="18"/>
          <w:lang w:val="en-US"/>
        </w:rPr>
      </w:pPr>
    </w:p>
    <w:p w14:paraId="74B5AF5C" w14:textId="29B5CA0A" w:rsidR="00ED0C57" w:rsidRPr="007C10B3" w:rsidRDefault="00ED0C57" w:rsidP="00ED0C57">
      <w:pPr>
        <w:jc w:val="both"/>
        <w:rPr>
          <w:rFonts w:ascii="Arial" w:hAnsi="Arial" w:cs="Arial"/>
          <w:sz w:val="22"/>
          <w:szCs w:val="22"/>
          <w:lang w:val="en-SG"/>
        </w:rPr>
      </w:pPr>
      <w:r w:rsidRPr="007C10B3">
        <w:rPr>
          <w:rFonts w:ascii="Arial" w:hAnsi="Arial" w:cs="Arial"/>
          <w:sz w:val="22"/>
          <w:szCs w:val="22"/>
          <w:lang w:val="en-SG"/>
        </w:rPr>
        <w:t>Whether that lost trust is eventually recovered,</w:t>
      </w:r>
      <w:r w:rsidR="00EB1FF4" w:rsidRPr="007C10B3">
        <w:rPr>
          <w:rFonts w:ascii="Arial" w:hAnsi="Arial" w:cs="Arial"/>
          <w:sz w:val="22"/>
          <w:szCs w:val="22"/>
          <w:lang w:val="en-SG"/>
        </w:rPr>
        <w:t xml:space="preserve"> </w:t>
      </w:r>
      <w:r w:rsidRPr="007C10B3">
        <w:rPr>
          <w:rFonts w:ascii="Arial" w:hAnsi="Arial" w:cs="Arial"/>
          <w:sz w:val="22"/>
          <w:szCs w:val="22"/>
          <w:lang w:val="en-SG"/>
        </w:rPr>
        <w:t xml:space="preserve">was observed to be dependent on the magnitude of initial trust loss: as seen in the right-side plot of the figure </w:t>
      </w:r>
      <w:r w:rsidR="00EB1FF4" w:rsidRPr="007C10B3">
        <w:rPr>
          <w:rFonts w:ascii="Arial" w:hAnsi="Arial" w:cs="Arial"/>
          <w:sz w:val="22"/>
          <w:szCs w:val="22"/>
          <w:lang w:val="en-SG"/>
        </w:rPr>
        <w:t>above</w:t>
      </w:r>
      <w:r w:rsidRPr="007C10B3">
        <w:rPr>
          <w:rFonts w:ascii="Arial" w:hAnsi="Arial" w:cs="Arial"/>
          <w:sz w:val="22"/>
          <w:szCs w:val="22"/>
          <w:lang w:val="en-SG"/>
        </w:rPr>
        <w:t>, minor breaches of trust (trust drop &lt; 1.5) tend to result in full trust recovery</w:t>
      </w:r>
      <w:r w:rsidR="00EB1FF4" w:rsidRPr="007C10B3">
        <w:rPr>
          <w:rFonts w:ascii="Arial" w:hAnsi="Arial" w:cs="Arial"/>
          <w:sz w:val="22"/>
          <w:szCs w:val="22"/>
          <w:lang w:val="en-SG"/>
        </w:rPr>
        <w:t>;</w:t>
      </w:r>
      <w:r w:rsidR="008C767F" w:rsidRPr="007C10B3">
        <w:rPr>
          <w:rFonts w:ascii="Arial" w:hAnsi="Arial" w:cs="Arial"/>
          <w:sz w:val="22"/>
          <w:szCs w:val="22"/>
          <w:lang w:val="en-SG"/>
        </w:rPr>
        <w:t xml:space="preserve"> on the other hand,</w:t>
      </w:r>
      <w:r w:rsidR="007B7BA6" w:rsidRPr="007C10B3">
        <w:rPr>
          <w:rFonts w:ascii="Arial" w:hAnsi="Arial" w:cs="Arial"/>
          <w:sz w:val="22"/>
          <w:szCs w:val="22"/>
          <w:lang w:val="en-SG"/>
        </w:rPr>
        <w:t xml:space="preserve"> trust </w:t>
      </w:r>
      <w:r w:rsidR="00621FD1" w:rsidRPr="007C10B3">
        <w:rPr>
          <w:rFonts w:ascii="Arial" w:hAnsi="Arial" w:cs="Arial"/>
          <w:sz w:val="22"/>
          <w:szCs w:val="22"/>
          <w:lang w:val="en-SG"/>
        </w:rPr>
        <w:t>is less likely to be regained if the initial trust drop was severe.</w:t>
      </w:r>
      <w:r w:rsidRPr="007C10B3">
        <w:rPr>
          <w:rFonts w:ascii="Arial" w:hAnsi="Arial" w:cs="Arial"/>
          <w:sz w:val="22"/>
          <w:szCs w:val="22"/>
          <w:lang w:val="en-SG"/>
        </w:rPr>
        <w:t xml:space="preserve"> As a result, understanding what factors affect the magnitude of trust loss after an error is thus key to understanding the dynamics of AI trust loss and recovery.</w:t>
      </w:r>
    </w:p>
    <w:p w14:paraId="6B01A8BE" w14:textId="6946CBF9" w:rsidR="007F012D" w:rsidRPr="007C10B3" w:rsidRDefault="00F40A4A" w:rsidP="00665DB8">
      <w:pPr>
        <w:pStyle w:val="Heading3"/>
      </w:pPr>
      <w:r w:rsidRPr="007C10B3">
        <w:t xml:space="preserve">4.3.2 </w:t>
      </w:r>
      <w:r w:rsidR="00B02D0D" w:rsidRPr="007C10B3">
        <w:t>Other F</w:t>
      </w:r>
      <w:r w:rsidRPr="007C10B3">
        <w:t>actors Impacting</w:t>
      </w:r>
      <w:r w:rsidR="00B02D0D" w:rsidRPr="007C10B3">
        <w:t xml:space="preserve"> Post-Error</w:t>
      </w:r>
      <w:r w:rsidRPr="007C10B3">
        <w:t xml:space="preserve"> Trust Drop Magnitude</w:t>
      </w:r>
    </w:p>
    <w:p w14:paraId="39B3814D" w14:textId="4DB0B74D" w:rsidR="00F40A4A" w:rsidRPr="007C10B3" w:rsidRDefault="00F40A4A" w:rsidP="00F40A4A">
      <w:pPr>
        <w:jc w:val="both"/>
        <w:rPr>
          <w:rFonts w:ascii="Arial" w:hAnsi="Arial" w:cs="Arial"/>
          <w:sz w:val="22"/>
          <w:szCs w:val="22"/>
          <w:lang w:val="en-SG"/>
        </w:rPr>
      </w:pPr>
      <w:r w:rsidRPr="007C10B3">
        <w:rPr>
          <w:rFonts w:ascii="Arial" w:hAnsi="Arial" w:cs="Arial"/>
          <w:sz w:val="22"/>
          <w:szCs w:val="22"/>
          <w:lang w:val="en-SG"/>
        </w:rPr>
        <w:t>Further analysis</w:t>
      </w:r>
      <w:r w:rsidR="00113EA7" w:rsidRPr="007C10B3">
        <w:rPr>
          <w:rFonts w:ascii="Arial" w:hAnsi="Arial" w:cs="Arial"/>
          <w:sz w:val="22"/>
          <w:szCs w:val="22"/>
          <w:lang w:val="en-SG"/>
        </w:rPr>
        <w:t xml:space="preserve"> </w:t>
      </w:r>
      <w:r w:rsidR="00880589" w:rsidRPr="007C10B3">
        <w:rPr>
          <w:rFonts w:ascii="Arial" w:hAnsi="Arial" w:cs="Arial"/>
          <w:sz w:val="22"/>
          <w:szCs w:val="22"/>
          <w:lang w:val="en-SG"/>
        </w:rPr>
        <w:t xml:space="preserve">identified three </w:t>
      </w:r>
      <w:r w:rsidRPr="007C10B3">
        <w:rPr>
          <w:rFonts w:ascii="Arial" w:hAnsi="Arial" w:cs="Arial"/>
          <w:sz w:val="22"/>
          <w:szCs w:val="22"/>
          <w:lang w:val="en-SG"/>
        </w:rPr>
        <w:t>potential factors that can impact the magnitude of trust loss experienced</w:t>
      </w:r>
      <w:r w:rsidR="009A5528" w:rsidRPr="007C10B3">
        <w:rPr>
          <w:rFonts w:ascii="Arial" w:hAnsi="Arial" w:cs="Arial"/>
          <w:sz w:val="22"/>
          <w:szCs w:val="22"/>
          <w:lang w:val="en-SG"/>
        </w:rPr>
        <w:t>, when an error is made</w:t>
      </w:r>
      <w:r w:rsidRPr="007C10B3">
        <w:rPr>
          <w:rFonts w:ascii="Arial" w:hAnsi="Arial" w:cs="Arial"/>
          <w:sz w:val="22"/>
          <w:szCs w:val="22"/>
          <w:lang w:val="en-SG"/>
        </w:rPr>
        <w:t xml:space="preserve">: their prior experience with AI, their critical thinking </w:t>
      </w:r>
      <w:r w:rsidR="009A5528" w:rsidRPr="007C10B3">
        <w:rPr>
          <w:rFonts w:ascii="Arial" w:hAnsi="Arial" w:cs="Arial"/>
          <w:sz w:val="22"/>
          <w:szCs w:val="22"/>
          <w:lang w:val="en-SG"/>
        </w:rPr>
        <w:t>ability</w:t>
      </w:r>
      <w:r w:rsidRPr="007C10B3">
        <w:rPr>
          <w:rFonts w:ascii="Arial" w:hAnsi="Arial" w:cs="Arial"/>
          <w:sz w:val="22"/>
          <w:szCs w:val="22"/>
          <w:lang w:val="en-SG"/>
        </w:rPr>
        <w:t>, and their general openness to technology.</w:t>
      </w:r>
    </w:p>
    <w:p w14:paraId="36743F9D" w14:textId="77777777" w:rsidR="00F40A4A" w:rsidRPr="007C10B3" w:rsidRDefault="00F40A4A" w:rsidP="00F40A4A">
      <w:pPr>
        <w:jc w:val="both"/>
        <w:rPr>
          <w:rFonts w:ascii="Arial" w:hAnsi="Arial" w:cs="Arial"/>
          <w:lang w:val="en-SG"/>
        </w:rPr>
      </w:pPr>
    </w:p>
    <w:p w14:paraId="24B93F4E" w14:textId="77777777" w:rsidR="00D12B71" w:rsidRPr="00D12B71" w:rsidRDefault="00F40A4A" w:rsidP="000C0C31">
      <w:pPr>
        <w:spacing w:after="100"/>
        <w:jc w:val="both"/>
        <w:rPr>
          <w:rFonts w:ascii="Arial" w:hAnsi="Arial" w:cs="Arial"/>
          <w:b/>
          <w:bCs/>
          <w:sz w:val="22"/>
          <w:szCs w:val="22"/>
        </w:rPr>
      </w:pPr>
      <w:r w:rsidRPr="007C10B3">
        <w:rPr>
          <w:rFonts w:ascii="Arial" w:hAnsi="Arial" w:cs="Arial"/>
          <w:b/>
          <w:bCs/>
          <w:sz w:val="22"/>
          <w:szCs w:val="22"/>
        </w:rPr>
        <w:t>Prior Experience with AI</w:t>
      </w:r>
    </w:p>
    <w:p w14:paraId="47F21CE8" w14:textId="546A9992" w:rsidR="00F217A5" w:rsidRDefault="00F40A4A" w:rsidP="00F40A4A">
      <w:pPr>
        <w:jc w:val="both"/>
        <w:rPr>
          <w:rFonts w:ascii="Arial" w:hAnsi="Arial" w:cs="Arial"/>
          <w:sz w:val="22"/>
          <w:szCs w:val="22"/>
        </w:rPr>
      </w:pPr>
      <w:r w:rsidRPr="007C10B3">
        <w:rPr>
          <w:rFonts w:ascii="Arial" w:hAnsi="Arial" w:cs="Arial"/>
          <w:sz w:val="22"/>
          <w:szCs w:val="22"/>
          <w:lang w:val="en-SG"/>
        </w:rPr>
        <w:t xml:space="preserve">To identify statistically significant variables in the dataset, ANOVA testing was done for categorical variables, and correlation coefficients were summarized for numeric variables. </w:t>
      </w:r>
      <w:r w:rsidR="005A45D5" w:rsidRPr="007C10B3">
        <w:rPr>
          <w:rFonts w:ascii="Arial" w:hAnsi="Arial" w:cs="Arial"/>
          <w:sz w:val="22"/>
          <w:szCs w:val="22"/>
          <w:lang w:val="en-SG"/>
        </w:rPr>
        <w:t xml:space="preserve">These revealed that </w:t>
      </w:r>
      <w:r w:rsidR="005D5576" w:rsidRPr="007C10B3">
        <w:rPr>
          <w:rFonts w:ascii="Arial" w:hAnsi="Arial" w:cs="Arial"/>
          <w:sz w:val="22"/>
          <w:szCs w:val="22"/>
          <w:lang w:val="en-SG"/>
        </w:rPr>
        <w:t>relationships between variables in the dataset</w:t>
      </w:r>
      <w:r w:rsidR="00ED0C57" w:rsidRPr="007C10B3">
        <w:rPr>
          <w:rFonts w:ascii="Arial" w:hAnsi="Arial" w:cs="Arial"/>
          <w:sz w:val="22"/>
          <w:szCs w:val="22"/>
          <w:lang w:val="en-SG"/>
        </w:rPr>
        <w:t xml:space="preserve"> and trust loss</w:t>
      </w:r>
      <w:r w:rsidR="005D5576" w:rsidRPr="007C10B3">
        <w:rPr>
          <w:rFonts w:ascii="Arial" w:hAnsi="Arial" w:cs="Arial"/>
          <w:sz w:val="22"/>
          <w:szCs w:val="22"/>
          <w:lang w:val="en-SG"/>
        </w:rPr>
        <w:t xml:space="preserve"> </w:t>
      </w:r>
      <w:r w:rsidR="00ED0C57" w:rsidRPr="007C10B3">
        <w:rPr>
          <w:rFonts w:ascii="Arial" w:hAnsi="Arial" w:cs="Arial"/>
          <w:sz w:val="22"/>
          <w:szCs w:val="22"/>
          <w:lang w:val="en-SG"/>
        </w:rPr>
        <w:t>are unexpectedly</w:t>
      </w:r>
      <w:r w:rsidR="005D5576" w:rsidRPr="007C10B3">
        <w:rPr>
          <w:rFonts w:ascii="Arial" w:hAnsi="Arial" w:cs="Arial"/>
          <w:sz w:val="22"/>
          <w:szCs w:val="22"/>
          <w:lang w:val="en-SG"/>
        </w:rPr>
        <w:t xml:space="preserve"> </w:t>
      </w:r>
      <w:r w:rsidR="00ED0C57" w:rsidRPr="007C10B3">
        <w:rPr>
          <w:rFonts w:ascii="Arial" w:hAnsi="Arial" w:cs="Arial"/>
          <w:sz w:val="22"/>
          <w:szCs w:val="22"/>
          <w:lang w:val="en-SG"/>
        </w:rPr>
        <w:t>scarce</w:t>
      </w:r>
      <w:r w:rsidR="005D5576" w:rsidRPr="007C10B3">
        <w:rPr>
          <w:rFonts w:ascii="Arial" w:hAnsi="Arial" w:cs="Arial"/>
          <w:sz w:val="22"/>
          <w:szCs w:val="22"/>
          <w:lang w:val="en-SG"/>
        </w:rPr>
        <w:t xml:space="preserve">. </w:t>
      </w:r>
      <w:r w:rsidRPr="007C10B3">
        <w:rPr>
          <w:rFonts w:ascii="Arial" w:hAnsi="Arial" w:cs="Arial"/>
          <w:sz w:val="22"/>
          <w:szCs w:val="22"/>
          <w:lang w:val="en-SG"/>
        </w:rPr>
        <w:t>Correlation analysis revealed no significant correlations</w:t>
      </w:r>
      <w:r w:rsidR="00F65B49" w:rsidRPr="007C10B3">
        <w:rPr>
          <w:rFonts w:ascii="Arial" w:hAnsi="Arial" w:cs="Arial"/>
          <w:sz w:val="22"/>
          <w:szCs w:val="22"/>
          <w:lang w:val="en-SG"/>
        </w:rPr>
        <w:t xml:space="preserve"> between </w:t>
      </w:r>
      <w:r w:rsidR="00EF63C8" w:rsidRPr="007C10B3">
        <w:rPr>
          <w:rFonts w:ascii="Arial" w:hAnsi="Arial" w:cs="Arial"/>
          <w:sz w:val="22"/>
          <w:szCs w:val="22"/>
          <w:lang w:val="en-SG"/>
        </w:rPr>
        <w:t xml:space="preserve">any of the non-trust </w:t>
      </w:r>
      <w:r w:rsidR="004C5E7B" w:rsidRPr="007C10B3">
        <w:rPr>
          <w:rFonts w:ascii="Arial" w:hAnsi="Arial" w:cs="Arial"/>
          <w:sz w:val="22"/>
          <w:szCs w:val="22"/>
          <w:lang w:val="en-SG"/>
        </w:rPr>
        <w:t xml:space="preserve">related </w:t>
      </w:r>
      <w:r w:rsidR="00F65B49" w:rsidRPr="007C10B3">
        <w:rPr>
          <w:rFonts w:ascii="Arial" w:hAnsi="Arial" w:cs="Arial"/>
          <w:sz w:val="22"/>
          <w:szCs w:val="22"/>
          <w:lang w:val="en-SG"/>
        </w:rPr>
        <w:t>variables in the dataset and trust drop magnitude</w:t>
      </w:r>
      <w:r w:rsidRPr="007C10B3">
        <w:rPr>
          <w:rFonts w:ascii="Arial" w:hAnsi="Arial" w:cs="Arial"/>
          <w:sz w:val="22"/>
          <w:szCs w:val="22"/>
          <w:lang w:val="en-SG"/>
        </w:rPr>
        <w:t xml:space="preserve">, while </w:t>
      </w:r>
      <w:r w:rsidRPr="007C10B3">
        <w:rPr>
          <w:rFonts w:ascii="Arial" w:hAnsi="Arial" w:cs="Arial"/>
          <w:sz w:val="22"/>
          <w:szCs w:val="22"/>
        </w:rPr>
        <w:t xml:space="preserve">ANOVA revealed only one significant variable: a user’s AI experience level (p = 0.0161). </w:t>
      </w:r>
    </w:p>
    <w:p w14:paraId="4C587210" w14:textId="77777777" w:rsidR="00F217A5" w:rsidRDefault="00F217A5" w:rsidP="00F40A4A">
      <w:pPr>
        <w:jc w:val="both"/>
        <w:rPr>
          <w:rFonts w:ascii="Arial" w:hAnsi="Arial" w:cs="Arial"/>
          <w:sz w:val="22"/>
          <w:szCs w:val="22"/>
        </w:rPr>
      </w:pPr>
    </w:p>
    <w:p w14:paraId="7853F4C5" w14:textId="77777777" w:rsidR="00F217A5" w:rsidRPr="007C10B3" w:rsidRDefault="00F217A5" w:rsidP="00F217A5">
      <w:pPr>
        <w:jc w:val="center"/>
        <w:rPr>
          <w:rFonts w:ascii="Arial" w:hAnsi="Arial" w:cs="Arial"/>
        </w:rPr>
      </w:pPr>
      <w:r w:rsidRPr="007C10B3">
        <w:rPr>
          <w:rFonts w:ascii="Arial" w:hAnsi="Arial" w:cs="Arial"/>
        </w:rPr>
        <w:lastRenderedPageBreak/>
        <w:drawing>
          <wp:inline distT="0" distB="0" distL="0" distR="0" wp14:anchorId="4683C91D" wp14:editId="6AE0E89F">
            <wp:extent cx="2315379" cy="1986455"/>
            <wp:effectExtent l="0" t="0" r="0" b="0"/>
            <wp:docPr id="7851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061" name=""/>
                    <pic:cNvPicPr/>
                  </pic:nvPicPr>
                  <pic:blipFill>
                    <a:blip r:embed="rId14"/>
                    <a:stretch>
                      <a:fillRect/>
                    </a:stretch>
                  </pic:blipFill>
                  <pic:spPr>
                    <a:xfrm>
                      <a:off x="0" y="0"/>
                      <a:ext cx="2443560" cy="2096427"/>
                    </a:xfrm>
                    <a:prstGeom prst="rect">
                      <a:avLst/>
                    </a:prstGeom>
                  </pic:spPr>
                </pic:pic>
              </a:graphicData>
            </a:graphic>
          </wp:inline>
        </w:drawing>
      </w:r>
    </w:p>
    <w:p w14:paraId="47E20FC5" w14:textId="77777777" w:rsidR="00F217A5" w:rsidRPr="007C10B3" w:rsidRDefault="00F217A5" w:rsidP="00F217A5">
      <w:pPr>
        <w:spacing w:before="100" w:after="200"/>
        <w:jc w:val="center"/>
        <w:rPr>
          <w:rFonts w:ascii="Arial" w:eastAsia="Arial" w:hAnsi="Arial" w:cs="Arial"/>
          <w:color w:val="0E2841" w:themeColor="text2"/>
          <w:sz w:val="18"/>
          <w:szCs w:val="18"/>
          <w:lang w:val="en-US"/>
        </w:rPr>
      </w:pPr>
      <w:r w:rsidRPr="7530535F">
        <w:rPr>
          <w:rFonts w:ascii="Arial" w:eastAsia="Arial" w:hAnsi="Arial" w:cs="Arial"/>
          <w:color w:val="0E2841" w:themeColor="text2"/>
          <w:sz w:val="18"/>
          <w:szCs w:val="18"/>
          <w:lang w:val="en-US"/>
        </w:rPr>
        <w:t>Fig 4.2 - Impact of AI experience levels of the trust loss after encountering an error.</w:t>
      </w:r>
    </w:p>
    <w:p w14:paraId="71BE61EF" w14:textId="06B9322D" w:rsidR="00B02D0D" w:rsidRDefault="00F40A4A" w:rsidP="00F40A4A">
      <w:pPr>
        <w:jc w:val="both"/>
        <w:rPr>
          <w:rFonts w:ascii="Arial" w:hAnsi="Arial" w:cs="Arial"/>
          <w:sz w:val="22"/>
          <w:szCs w:val="22"/>
        </w:rPr>
      </w:pPr>
      <w:r w:rsidRPr="007C10B3">
        <w:rPr>
          <w:rFonts w:ascii="Arial" w:hAnsi="Arial" w:cs="Arial"/>
          <w:sz w:val="22"/>
          <w:szCs w:val="22"/>
        </w:rPr>
        <w:t xml:space="preserve">Visualizing </w:t>
      </w:r>
      <w:r w:rsidR="00ED0C57" w:rsidRPr="007C10B3">
        <w:rPr>
          <w:rFonts w:ascii="Arial" w:hAnsi="Arial" w:cs="Arial"/>
          <w:sz w:val="22"/>
          <w:szCs w:val="22"/>
        </w:rPr>
        <w:t>AI experience levels</w:t>
      </w:r>
      <w:r w:rsidRPr="007C10B3">
        <w:rPr>
          <w:rFonts w:ascii="Arial" w:hAnsi="Arial" w:cs="Arial"/>
          <w:sz w:val="22"/>
          <w:szCs w:val="22"/>
        </w:rPr>
        <w:t xml:space="preserve"> reveals some additional insights. Two groups tend to experience higher trust loss following an AI error: Users with no experience with AI might be even more reluctant to trust AI if their initial experience results in an error; meanwhile, users with high amounts of experience with AI might feel betrayed or more disappointed if AI produces an error after prolonged use. </w:t>
      </w:r>
    </w:p>
    <w:p w14:paraId="00266C04" w14:textId="77777777" w:rsidR="00F217A5" w:rsidRPr="007C10B3" w:rsidRDefault="00F217A5" w:rsidP="00F40A4A">
      <w:pPr>
        <w:jc w:val="both"/>
        <w:rPr>
          <w:rFonts w:ascii="Arial" w:hAnsi="Arial" w:cs="Arial"/>
          <w:sz w:val="22"/>
          <w:szCs w:val="22"/>
        </w:rPr>
      </w:pPr>
    </w:p>
    <w:p w14:paraId="7D908710" w14:textId="77777777" w:rsidR="00F40A4A" w:rsidRPr="007C10B3" w:rsidRDefault="00F40A4A" w:rsidP="000C0C31">
      <w:pPr>
        <w:spacing w:after="100"/>
        <w:jc w:val="both"/>
        <w:rPr>
          <w:rFonts w:ascii="Arial" w:hAnsi="Arial" w:cs="Arial"/>
          <w:sz w:val="22"/>
          <w:szCs w:val="22"/>
        </w:rPr>
      </w:pPr>
      <w:r w:rsidRPr="007C10B3">
        <w:rPr>
          <w:rFonts w:ascii="Arial" w:hAnsi="Arial" w:cs="Arial"/>
          <w:b/>
          <w:bCs/>
          <w:sz w:val="22"/>
          <w:szCs w:val="22"/>
        </w:rPr>
        <w:t>Critical Thinking &amp; Openness to Technology</w:t>
      </w:r>
    </w:p>
    <w:p w14:paraId="26361FCC" w14:textId="0FA61DE2" w:rsidR="00871422" w:rsidRDefault="00F40A4A" w:rsidP="00F40A4A">
      <w:pPr>
        <w:spacing w:after="200"/>
        <w:jc w:val="both"/>
        <w:rPr>
          <w:rFonts w:ascii="Arial" w:hAnsi="Arial" w:cs="Arial"/>
          <w:sz w:val="22"/>
          <w:szCs w:val="22"/>
        </w:rPr>
      </w:pPr>
      <w:r w:rsidRPr="007C10B3">
        <w:rPr>
          <w:rFonts w:ascii="Arial" w:hAnsi="Arial" w:cs="Arial"/>
          <w:sz w:val="22"/>
          <w:szCs w:val="22"/>
        </w:rPr>
        <w:t xml:space="preserve">Empirical research backs the notion that critical thinking score and openness to technology are key factors influencing a user’s propensity to trust AI </w:t>
      </w:r>
      <w:r w:rsidRPr="00A15EC1">
        <w:rPr>
          <w:rFonts w:ascii="Arial" w:hAnsi="Arial" w:cs="Arial"/>
          <w:sz w:val="22"/>
          <w:szCs w:val="22"/>
        </w:rPr>
        <w:t>tools [</w:t>
      </w:r>
      <w:r w:rsidR="00A15EC1" w:rsidRPr="00A15EC1">
        <w:rPr>
          <w:rFonts w:ascii="Arial" w:hAnsi="Arial" w:cs="Arial"/>
          <w:sz w:val="22"/>
          <w:szCs w:val="22"/>
        </w:rPr>
        <w:t>1</w:t>
      </w:r>
      <w:r w:rsidR="008E1ECD">
        <w:rPr>
          <w:rFonts w:ascii="Arial" w:hAnsi="Arial" w:cs="Arial"/>
          <w:sz w:val="22"/>
          <w:szCs w:val="22"/>
        </w:rPr>
        <w:t>1</w:t>
      </w:r>
      <w:r w:rsidRPr="00A15EC1">
        <w:rPr>
          <w:rFonts w:ascii="Arial" w:hAnsi="Arial" w:cs="Arial"/>
          <w:sz w:val="22"/>
          <w:szCs w:val="22"/>
        </w:rPr>
        <w:t>-</w:t>
      </w:r>
      <w:r w:rsidR="00A15EC1" w:rsidRPr="00A15EC1">
        <w:rPr>
          <w:rFonts w:ascii="Arial" w:hAnsi="Arial" w:cs="Arial"/>
          <w:sz w:val="22"/>
          <w:szCs w:val="22"/>
        </w:rPr>
        <w:t>1</w:t>
      </w:r>
      <w:r w:rsidR="008E1ECD">
        <w:rPr>
          <w:rFonts w:ascii="Arial" w:hAnsi="Arial" w:cs="Arial"/>
          <w:sz w:val="22"/>
          <w:szCs w:val="22"/>
        </w:rPr>
        <w:t>3</w:t>
      </w:r>
      <w:r w:rsidRPr="00A15EC1">
        <w:rPr>
          <w:rFonts w:ascii="Arial" w:hAnsi="Arial" w:cs="Arial"/>
          <w:sz w:val="22"/>
          <w:szCs w:val="22"/>
        </w:rPr>
        <w:t>]. Despite</w:t>
      </w:r>
      <w:r w:rsidRPr="007C10B3">
        <w:rPr>
          <w:rFonts w:ascii="Arial" w:hAnsi="Arial" w:cs="Arial"/>
          <w:sz w:val="22"/>
          <w:szCs w:val="22"/>
        </w:rPr>
        <w:t xml:space="preserve"> the poor correlations within the dataset, K-Means clustering based on these two factors together as well as trust drop magnitude reveals user personas that form a potentially useful framework for understanding how an individual’s critical thinking skills and openness to technology interact with the resilience of their trust in AI: </w:t>
      </w:r>
    </w:p>
    <w:p w14:paraId="67033ECE" w14:textId="06CCAED2" w:rsidR="00F877F9" w:rsidRPr="00F877F9" w:rsidRDefault="00F877F9" w:rsidP="00F877F9">
      <w:pPr>
        <w:jc w:val="both"/>
        <w:rPr>
          <w:rFonts w:ascii="Arial" w:hAnsi="Arial" w:cs="Arial"/>
          <w:i/>
          <w:iCs/>
          <w:sz w:val="18"/>
          <w:szCs w:val="18"/>
        </w:rPr>
      </w:pPr>
    </w:p>
    <w:tbl>
      <w:tblPr>
        <w:tblStyle w:val="TableGrid"/>
        <w:tblW w:w="5189" w:type="pct"/>
        <w:tblLayout w:type="fixed"/>
        <w:tblLook w:val="04A0" w:firstRow="1" w:lastRow="0" w:firstColumn="1" w:lastColumn="0" w:noHBand="0" w:noVBand="1"/>
      </w:tblPr>
      <w:tblGrid>
        <w:gridCol w:w="1640"/>
        <w:gridCol w:w="2796"/>
        <w:gridCol w:w="3123"/>
        <w:gridCol w:w="3286"/>
      </w:tblGrid>
      <w:tr w:rsidR="00F40A4A" w:rsidRPr="007C10B3" w14:paraId="64754393" w14:textId="77777777">
        <w:trPr>
          <w:trHeight w:val="278"/>
        </w:trPr>
        <w:tc>
          <w:tcPr>
            <w:tcW w:w="756" w:type="pct"/>
            <w:shd w:val="clear" w:color="auto" w:fill="C1E4F5" w:themeFill="accent1" w:themeFillTint="33"/>
          </w:tcPr>
          <w:p w14:paraId="387EDFC6" w14:textId="77777777" w:rsidR="00F40A4A" w:rsidRPr="007C10B3" w:rsidRDefault="00F40A4A">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Cluster</w:t>
            </w:r>
          </w:p>
        </w:tc>
        <w:tc>
          <w:tcPr>
            <w:tcW w:w="1289" w:type="pct"/>
            <w:shd w:val="clear" w:color="auto" w:fill="C1E4F5" w:themeFill="accent1" w:themeFillTint="33"/>
          </w:tcPr>
          <w:p w14:paraId="765B8A57" w14:textId="77777777" w:rsidR="00F40A4A" w:rsidRPr="007C10B3" w:rsidRDefault="00F40A4A">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Trust Drop</w:t>
            </w:r>
          </w:p>
        </w:tc>
        <w:tc>
          <w:tcPr>
            <w:tcW w:w="1440" w:type="pct"/>
            <w:shd w:val="clear" w:color="auto" w:fill="C1E4F5" w:themeFill="accent1" w:themeFillTint="33"/>
          </w:tcPr>
          <w:p w14:paraId="30D71C86" w14:textId="0EBE37E1" w:rsidR="00F40A4A" w:rsidRPr="007C10B3" w:rsidRDefault="00F40A4A">
            <w:pPr>
              <w:jc w:val="both"/>
              <w:rPr>
                <w:rFonts w:ascii="Arial" w:hAnsi="Arial" w:cs="Arial"/>
                <w:color w:val="000000" w:themeColor="text1"/>
                <w:sz w:val="22"/>
                <w:szCs w:val="22"/>
              </w:rPr>
            </w:pPr>
            <w:r w:rsidRPr="007C10B3">
              <w:rPr>
                <w:rFonts w:ascii="Arial" w:hAnsi="Arial" w:cs="Arial"/>
                <w:b/>
                <w:bCs/>
                <w:color w:val="000000" w:themeColor="text1"/>
                <w:sz w:val="22"/>
                <w:szCs w:val="22"/>
              </w:rPr>
              <w:t>Critical Thinking Score</w:t>
            </w:r>
            <w:r w:rsidR="00944DBE">
              <w:rPr>
                <w:rFonts w:ascii="Arial" w:hAnsi="Arial" w:cs="Arial"/>
                <w:b/>
                <w:bCs/>
                <w:color w:val="000000" w:themeColor="text1"/>
                <w:sz w:val="22"/>
                <w:szCs w:val="22"/>
              </w:rPr>
              <w:t>*</w:t>
            </w:r>
          </w:p>
        </w:tc>
        <w:tc>
          <w:tcPr>
            <w:tcW w:w="1515" w:type="pct"/>
            <w:shd w:val="clear" w:color="auto" w:fill="C1E4F5" w:themeFill="accent1" w:themeFillTint="33"/>
          </w:tcPr>
          <w:p w14:paraId="476E1054" w14:textId="32726C6F" w:rsidR="00F40A4A" w:rsidRPr="007C10B3" w:rsidRDefault="00F40A4A">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Openness To Technology</w:t>
            </w:r>
            <w:r w:rsidR="00944DBE">
              <w:rPr>
                <w:rFonts w:ascii="Arial" w:hAnsi="Arial" w:cs="Arial"/>
                <w:b/>
                <w:bCs/>
                <w:color w:val="000000" w:themeColor="text1"/>
                <w:sz w:val="22"/>
                <w:szCs w:val="22"/>
              </w:rPr>
              <w:t>*</w:t>
            </w:r>
          </w:p>
        </w:tc>
      </w:tr>
      <w:tr w:rsidR="00F40A4A" w:rsidRPr="007C10B3" w14:paraId="7EA51285" w14:textId="77777777">
        <w:tc>
          <w:tcPr>
            <w:tcW w:w="756" w:type="pct"/>
          </w:tcPr>
          <w:p w14:paraId="01AE4F2C" w14:textId="77777777" w:rsidR="00F40A4A" w:rsidRPr="007C10B3" w:rsidRDefault="00F40A4A">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1</w:t>
            </w:r>
          </w:p>
        </w:tc>
        <w:tc>
          <w:tcPr>
            <w:tcW w:w="1289" w:type="pct"/>
          </w:tcPr>
          <w:p w14:paraId="17200CA0"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1.81</w:t>
            </w:r>
          </w:p>
        </w:tc>
        <w:tc>
          <w:tcPr>
            <w:tcW w:w="1440" w:type="pct"/>
          </w:tcPr>
          <w:p w14:paraId="43910E19"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3.67</w:t>
            </w:r>
          </w:p>
        </w:tc>
        <w:tc>
          <w:tcPr>
            <w:tcW w:w="1515" w:type="pct"/>
          </w:tcPr>
          <w:p w14:paraId="2ED6B9DD"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4.91</w:t>
            </w:r>
          </w:p>
        </w:tc>
      </w:tr>
      <w:tr w:rsidR="00F40A4A" w:rsidRPr="007C10B3" w14:paraId="52A7C41F" w14:textId="77777777">
        <w:tc>
          <w:tcPr>
            <w:tcW w:w="756" w:type="pct"/>
          </w:tcPr>
          <w:p w14:paraId="1DC48436" w14:textId="77777777" w:rsidR="00F40A4A" w:rsidRPr="007C10B3" w:rsidRDefault="00F40A4A">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2</w:t>
            </w:r>
          </w:p>
        </w:tc>
        <w:tc>
          <w:tcPr>
            <w:tcW w:w="1289" w:type="pct"/>
          </w:tcPr>
          <w:p w14:paraId="1710C3E4"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3.32</w:t>
            </w:r>
          </w:p>
        </w:tc>
        <w:tc>
          <w:tcPr>
            <w:tcW w:w="1440" w:type="pct"/>
          </w:tcPr>
          <w:p w14:paraId="7937C51C"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5.94</w:t>
            </w:r>
          </w:p>
        </w:tc>
        <w:tc>
          <w:tcPr>
            <w:tcW w:w="1515" w:type="pct"/>
          </w:tcPr>
          <w:p w14:paraId="6B91C7B8"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6.91</w:t>
            </w:r>
          </w:p>
        </w:tc>
      </w:tr>
      <w:tr w:rsidR="00F40A4A" w:rsidRPr="007C10B3" w14:paraId="4E67BFDB" w14:textId="77777777">
        <w:tc>
          <w:tcPr>
            <w:tcW w:w="756" w:type="pct"/>
          </w:tcPr>
          <w:p w14:paraId="091BB0DB" w14:textId="77777777" w:rsidR="00F40A4A" w:rsidRPr="007C10B3" w:rsidRDefault="00F40A4A">
            <w:pPr>
              <w:jc w:val="both"/>
              <w:rPr>
                <w:rFonts w:ascii="Arial" w:hAnsi="Arial" w:cs="Arial"/>
                <w:b/>
                <w:bCs/>
                <w:color w:val="000000" w:themeColor="text1"/>
                <w:sz w:val="22"/>
                <w:szCs w:val="22"/>
              </w:rPr>
            </w:pPr>
            <w:r w:rsidRPr="007C10B3">
              <w:rPr>
                <w:rFonts w:ascii="Arial" w:hAnsi="Arial" w:cs="Arial"/>
                <w:b/>
                <w:bCs/>
                <w:color w:val="000000" w:themeColor="text1"/>
                <w:sz w:val="22"/>
                <w:szCs w:val="22"/>
              </w:rPr>
              <w:t>3</w:t>
            </w:r>
          </w:p>
        </w:tc>
        <w:tc>
          <w:tcPr>
            <w:tcW w:w="1289" w:type="pct"/>
          </w:tcPr>
          <w:p w14:paraId="065C8200"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1.64</w:t>
            </w:r>
          </w:p>
        </w:tc>
        <w:tc>
          <w:tcPr>
            <w:tcW w:w="1440" w:type="pct"/>
          </w:tcPr>
          <w:p w14:paraId="25F3F592"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8.29</w:t>
            </w:r>
          </w:p>
        </w:tc>
        <w:tc>
          <w:tcPr>
            <w:tcW w:w="1515" w:type="pct"/>
          </w:tcPr>
          <w:p w14:paraId="1B20A507" w14:textId="77777777" w:rsidR="00F40A4A" w:rsidRPr="007C10B3" w:rsidRDefault="00F40A4A">
            <w:pPr>
              <w:jc w:val="both"/>
              <w:rPr>
                <w:rFonts w:ascii="Arial" w:hAnsi="Arial" w:cs="Arial"/>
                <w:color w:val="000000" w:themeColor="text1"/>
                <w:sz w:val="22"/>
                <w:szCs w:val="22"/>
              </w:rPr>
            </w:pPr>
            <w:r w:rsidRPr="007C10B3">
              <w:rPr>
                <w:rFonts w:ascii="Arial" w:hAnsi="Arial" w:cs="Arial"/>
                <w:color w:val="000000" w:themeColor="text1"/>
                <w:sz w:val="22"/>
                <w:szCs w:val="22"/>
              </w:rPr>
              <w:t>6.28</w:t>
            </w:r>
          </w:p>
        </w:tc>
      </w:tr>
    </w:tbl>
    <w:p w14:paraId="7AC0DF8F" w14:textId="12B4B3A7" w:rsidR="00944DBE" w:rsidRPr="00944DBE" w:rsidRDefault="00944DBE" w:rsidP="00F877F9">
      <w:pPr>
        <w:spacing w:before="100" w:after="200"/>
        <w:jc w:val="center"/>
        <w:rPr>
          <w:rFonts w:ascii="Arial" w:eastAsia="Arial" w:hAnsi="Arial" w:cs="Arial"/>
          <w:i/>
          <w:iCs/>
          <w:color w:val="0E2841" w:themeColor="text2"/>
          <w:sz w:val="18"/>
          <w:szCs w:val="18"/>
          <w:lang w:val="en-US"/>
        </w:rPr>
      </w:pPr>
      <w:r>
        <w:rPr>
          <w:rFonts w:ascii="Arial" w:eastAsia="Arial" w:hAnsi="Arial" w:cs="Arial"/>
          <w:i/>
          <w:iCs/>
          <w:color w:val="0E2841" w:themeColor="text2"/>
          <w:sz w:val="18"/>
          <w:szCs w:val="18"/>
          <w:lang w:val="en-US"/>
        </w:rPr>
        <w:t>Table</w:t>
      </w:r>
      <w:r w:rsidRPr="007C10B3">
        <w:rPr>
          <w:rFonts w:ascii="Arial" w:eastAsia="Arial" w:hAnsi="Arial" w:cs="Arial"/>
          <w:i/>
          <w:iCs/>
          <w:color w:val="0E2841" w:themeColor="text2"/>
          <w:sz w:val="18"/>
          <w:szCs w:val="18"/>
          <w:lang w:val="en-US"/>
        </w:rPr>
        <w:t xml:space="preserve"> 4.</w:t>
      </w:r>
      <w:r>
        <w:rPr>
          <w:rFonts w:ascii="Arial" w:eastAsia="Arial" w:hAnsi="Arial" w:cs="Arial"/>
          <w:i/>
          <w:iCs/>
          <w:color w:val="0E2841" w:themeColor="text2"/>
          <w:sz w:val="18"/>
          <w:szCs w:val="18"/>
          <w:lang w:val="en-US"/>
        </w:rPr>
        <w:t>1</w:t>
      </w:r>
      <w:r w:rsidRPr="007C10B3">
        <w:rPr>
          <w:rFonts w:ascii="Arial" w:eastAsia="Arial" w:hAnsi="Arial" w:cs="Arial"/>
          <w:i/>
          <w:iCs/>
          <w:color w:val="0E2841" w:themeColor="text2"/>
          <w:sz w:val="18"/>
          <w:szCs w:val="18"/>
          <w:lang w:val="en-US"/>
        </w:rPr>
        <w:t xml:space="preserve"> </w:t>
      </w:r>
      <w:r w:rsidR="00A944D4">
        <w:rPr>
          <w:rFonts w:ascii="Arial" w:eastAsia="Arial" w:hAnsi="Arial" w:cs="Arial"/>
          <w:i/>
          <w:iCs/>
          <w:color w:val="0E2841" w:themeColor="text2"/>
          <w:sz w:val="18"/>
          <w:szCs w:val="18"/>
          <w:lang w:val="en-US"/>
        </w:rPr>
        <w:t>–</w:t>
      </w:r>
      <w:r w:rsidRPr="007C10B3">
        <w:rPr>
          <w:rFonts w:ascii="Arial" w:eastAsia="Arial" w:hAnsi="Arial" w:cs="Arial"/>
          <w:i/>
          <w:iCs/>
          <w:color w:val="0E2841" w:themeColor="text2"/>
          <w:sz w:val="18"/>
          <w:szCs w:val="18"/>
          <w:lang w:val="en-US"/>
        </w:rPr>
        <w:t xml:space="preserve"> </w:t>
      </w:r>
      <w:r w:rsidR="00A944D4">
        <w:rPr>
          <w:rFonts w:ascii="Arial" w:eastAsia="Arial" w:hAnsi="Arial" w:cs="Arial"/>
          <w:i/>
          <w:iCs/>
          <w:color w:val="0E2841" w:themeColor="text2"/>
          <w:sz w:val="18"/>
          <w:szCs w:val="18"/>
          <w:lang w:val="en-US"/>
        </w:rPr>
        <w:t>K-Means Clustering grouping with k = 3</w:t>
      </w:r>
      <w:r w:rsidR="006F2F76">
        <w:rPr>
          <w:rFonts w:ascii="Arial" w:eastAsia="Arial" w:hAnsi="Arial" w:cs="Arial"/>
          <w:i/>
          <w:iCs/>
          <w:color w:val="0E2841" w:themeColor="text2"/>
          <w:sz w:val="18"/>
          <w:szCs w:val="18"/>
          <w:lang w:val="en-US"/>
        </w:rPr>
        <w:t>. Note: c</w:t>
      </w:r>
      <w:r w:rsidR="006F2F76" w:rsidRPr="006F2F76">
        <w:rPr>
          <w:rFonts w:ascii="Arial" w:eastAsia="Arial" w:hAnsi="Arial" w:cs="Arial"/>
          <w:i/>
          <w:iCs/>
          <w:color w:val="0E2841" w:themeColor="text2"/>
          <w:sz w:val="18"/>
          <w:szCs w:val="18"/>
          <w:lang w:val="en-US"/>
        </w:rPr>
        <w:t>ritical thinking/openness to technology scored out of 10</w:t>
      </w:r>
    </w:p>
    <w:p w14:paraId="69202126" w14:textId="77777777" w:rsidR="00F40A4A" w:rsidRPr="007C10B3" w:rsidRDefault="00F40A4A" w:rsidP="00F40A4A">
      <w:pPr>
        <w:spacing w:after="200"/>
        <w:jc w:val="both"/>
        <w:rPr>
          <w:rFonts w:ascii="Arial" w:hAnsi="Arial" w:cs="Arial"/>
          <w:sz w:val="22"/>
          <w:szCs w:val="22"/>
        </w:rPr>
      </w:pPr>
      <w:r w:rsidRPr="007C10B3">
        <w:rPr>
          <w:rFonts w:ascii="Arial" w:hAnsi="Arial" w:cs="Arial"/>
          <w:sz w:val="22"/>
          <w:szCs w:val="22"/>
        </w:rPr>
        <w:t>Three distinct user types can be identified from the clusters:</w:t>
      </w:r>
    </w:p>
    <w:p w14:paraId="10A4A0EC" w14:textId="77777777" w:rsidR="00F40A4A" w:rsidRPr="007C10B3" w:rsidRDefault="00F40A4A" w:rsidP="00F40A4A">
      <w:pPr>
        <w:spacing w:after="200"/>
        <w:jc w:val="both"/>
        <w:rPr>
          <w:rFonts w:ascii="Arial" w:hAnsi="Arial" w:cs="Arial"/>
          <w:sz w:val="22"/>
          <w:szCs w:val="22"/>
        </w:rPr>
      </w:pPr>
      <w:r w:rsidRPr="007C10B3">
        <w:rPr>
          <w:rFonts w:ascii="Arial" w:hAnsi="Arial" w:cs="Arial"/>
          <w:b/>
          <w:bCs/>
          <w:sz w:val="22"/>
          <w:szCs w:val="22"/>
        </w:rPr>
        <w:t>1: Disengaged Users</w:t>
      </w:r>
      <w:r w:rsidRPr="007C10B3">
        <w:rPr>
          <w:rFonts w:ascii="Arial" w:hAnsi="Arial" w:cs="Arial"/>
          <w:sz w:val="22"/>
          <w:szCs w:val="22"/>
        </w:rPr>
        <w:t xml:space="preserve"> – Low in both critical thinking and openness, these users are generally uninterested and do not trust AI much to begin with, hence do not experience much trust loss.</w:t>
      </w:r>
    </w:p>
    <w:p w14:paraId="16BE49B7" w14:textId="77777777" w:rsidR="00F40A4A" w:rsidRPr="007C10B3" w:rsidRDefault="00F40A4A" w:rsidP="00F40A4A">
      <w:pPr>
        <w:spacing w:after="200"/>
        <w:jc w:val="both"/>
        <w:rPr>
          <w:rFonts w:ascii="Arial" w:hAnsi="Arial" w:cs="Arial"/>
          <w:b/>
          <w:bCs/>
          <w:sz w:val="22"/>
          <w:szCs w:val="22"/>
        </w:rPr>
      </w:pPr>
      <w:r w:rsidRPr="007C10B3">
        <w:rPr>
          <w:rFonts w:ascii="Arial" w:hAnsi="Arial" w:cs="Arial"/>
          <w:b/>
          <w:bCs/>
          <w:sz w:val="22"/>
          <w:szCs w:val="22"/>
        </w:rPr>
        <w:t xml:space="preserve">2: Uncritical Enthusiasts – </w:t>
      </w:r>
      <w:r w:rsidRPr="007C10B3">
        <w:rPr>
          <w:rFonts w:ascii="Arial" w:hAnsi="Arial" w:cs="Arial"/>
          <w:sz w:val="22"/>
          <w:szCs w:val="22"/>
        </w:rPr>
        <w:t>Highly open to technology but lacking in critical thinking, these users may be uncritically reliant on AI and are more likely to be disappointed when it fails them.</w:t>
      </w:r>
      <w:r w:rsidRPr="007C10B3">
        <w:rPr>
          <w:rFonts w:ascii="Arial" w:hAnsi="Arial" w:cs="Arial"/>
          <w:b/>
          <w:bCs/>
          <w:sz w:val="22"/>
          <w:szCs w:val="22"/>
        </w:rPr>
        <w:t xml:space="preserve">  </w:t>
      </w:r>
    </w:p>
    <w:p w14:paraId="1D1EAC00" w14:textId="08B307AD" w:rsidR="00F40A4A" w:rsidRPr="007C10B3" w:rsidRDefault="00F40A4A" w:rsidP="00F40A4A">
      <w:pPr>
        <w:spacing w:after="200"/>
        <w:jc w:val="both"/>
        <w:rPr>
          <w:rFonts w:ascii="Arial" w:hAnsi="Arial" w:cs="Arial"/>
          <w:sz w:val="22"/>
          <w:szCs w:val="22"/>
        </w:rPr>
      </w:pPr>
      <w:r w:rsidRPr="007C10B3">
        <w:rPr>
          <w:rFonts w:ascii="Arial" w:hAnsi="Arial" w:cs="Arial"/>
          <w:b/>
          <w:bCs/>
          <w:sz w:val="22"/>
          <w:szCs w:val="22"/>
        </w:rPr>
        <w:t>3: AI-Literate –</w:t>
      </w:r>
      <w:r w:rsidRPr="007C10B3">
        <w:rPr>
          <w:rFonts w:ascii="Arial" w:hAnsi="Arial" w:cs="Arial"/>
          <w:sz w:val="22"/>
          <w:szCs w:val="22"/>
        </w:rPr>
        <w:t xml:space="preserve"> Open to technology while thinking critically about its use, these are ideal users who have well calibrated expectations of how AI should </w:t>
      </w:r>
      <w:r w:rsidR="00E53A01" w:rsidRPr="007C10B3">
        <w:rPr>
          <w:rFonts w:ascii="Arial" w:hAnsi="Arial" w:cs="Arial"/>
          <w:sz w:val="22"/>
          <w:szCs w:val="22"/>
        </w:rPr>
        <w:t>perform and</w:t>
      </w:r>
      <w:r w:rsidRPr="007C10B3">
        <w:rPr>
          <w:rFonts w:ascii="Arial" w:hAnsi="Arial" w:cs="Arial"/>
          <w:sz w:val="22"/>
          <w:szCs w:val="22"/>
        </w:rPr>
        <w:t xml:space="preserve"> are less affected by errors.  </w:t>
      </w:r>
    </w:p>
    <w:p w14:paraId="3CB95085" w14:textId="5C04AE14" w:rsidR="00F40A4A" w:rsidRPr="007C10B3" w:rsidRDefault="00C21548" w:rsidP="00F40A4A">
      <w:pPr>
        <w:spacing w:after="200"/>
        <w:jc w:val="both"/>
        <w:rPr>
          <w:rFonts w:ascii="Arial" w:hAnsi="Arial" w:cs="Arial"/>
          <w:sz w:val="22"/>
          <w:szCs w:val="22"/>
        </w:rPr>
      </w:pPr>
      <w:r w:rsidRPr="007C10B3">
        <w:rPr>
          <w:rFonts w:ascii="Arial" w:hAnsi="Arial" w:cs="Arial"/>
          <w:sz w:val="22"/>
          <w:szCs w:val="22"/>
        </w:rPr>
        <w:t xml:space="preserve">As the correlations within the dataset are not strong, the silhouette scores are not high. </w:t>
      </w:r>
      <w:r w:rsidR="00F40A4A" w:rsidRPr="007C10B3">
        <w:rPr>
          <w:rFonts w:ascii="Arial" w:hAnsi="Arial" w:cs="Arial"/>
          <w:sz w:val="22"/>
          <w:szCs w:val="22"/>
        </w:rPr>
        <w:t>The elbow method (inertia) and silhouette score</w:t>
      </w:r>
      <w:r w:rsidR="00C42086" w:rsidRPr="007C10B3">
        <w:rPr>
          <w:rFonts w:ascii="Arial" w:hAnsi="Arial" w:cs="Arial"/>
          <w:sz w:val="22"/>
          <w:szCs w:val="22"/>
        </w:rPr>
        <w:t xml:space="preserve">s for </w:t>
      </w:r>
      <w:r w:rsidR="00F40A4A" w:rsidRPr="007C10B3">
        <w:rPr>
          <w:rFonts w:ascii="Arial" w:hAnsi="Arial" w:cs="Arial"/>
          <w:sz w:val="22"/>
          <w:szCs w:val="22"/>
        </w:rPr>
        <w:t xml:space="preserve">K ranging from 2-10 are shown below; despite a low silhouette score of 0.27, K = 3 was chosen for the highest explainability and ease of application. </w:t>
      </w:r>
    </w:p>
    <w:p w14:paraId="2C52D3F6" w14:textId="51B4F4C9" w:rsidR="00F40A4A" w:rsidRPr="007C10B3" w:rsidRDefault="005B5127" w:rsidP="00C42086">
      <w:pPr>
        <w:spacing w:after="200"/>
        <w:jc w:val="center"/>
        <w:rPr>
          <w:rFonts w:ascii="Arial" w:hAnsi="Arial" w:cs="Arial"/>
          <w:sz w:val="22"/>
          <w:szCs w:val="22"/>
        </w:rPr>
      </w:pPr>
      <w:r w:rsidRPr="007C10B3">
        <w:rPr>
          <w:rFonts w:ascii="Arial" w:hAnsi="Arial" w:cs="Arial"/>
          <w:sz w:val="22"/>
          <w:szCs w:val="22"/>
        </w:rPr>
        <w:drawing>
          <wp:inline distT="0" distB="0" distL="0" distR="0" wp14:anchorId="261FB07E" wp14:editId="236FF5F3">
            <wp:extent cx="5284920" cy="1860331"/>
            <wp:effectExtent l="0" t="0" r="0" b="0"/>
            <wp:docPr id="3034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70074" name=""/>
                    <pic:cNvPicPr/>
                  </pic:nvPicPr>
                  <pic:blipFill>
                    <a:blip r:embed="rId15"/>
                    <a:stretch>
                      <a:fillRect/>
                    </a:stretch>
                  </pic:blipFill>
                  <pic:spPr>
                    <a:xfrm>
                      <a:off x="0" y="0"/>
                      <a:ext cx="5691144" cy="2003325"/>
                    </a:xfrm>
                    <a:prstGeom prst="rect">
                      <a:avLst/>
                    </a:prstGeom>
                  </pic:spPr>
                </pic:pic>
              </a:graphicData>
            </a:graphic>
          </wp:inline>
        </w:drawing>
      </w:r>
    </w:p>
    <w:p w14:paraId="009A4F73" w14:textId="44F69E92" w:rsidR="00F40A4A" w:rsidRPr="007C10B3" w:rsidRDefault="00F42EB6" w:rsidP="00F40A4A">
      <w:pPr>
        <w:spacing w:after="200"/>
        <w:jc w:val="center"/>
        <w:rPr>
          <w:rFonts w:ascii="Arial" w:eastAsia="Arial" w:hAnsi="Arial" w:cs="Arial"/>
          <w:color w:val="0E2841" w:themeColor="text2"/>
          <w:sz w:val="18"/>
          <w:szCs w:val="18"/>
          <w:lang w:val="en-US"/>
        </w:rPr>
      </w:pPr>
      <w:r w:rsidRPr="409A422C">
        <w:rPr>
          <w:rFonts w:ascii="Arial" w:eastAsia="Arial" w:hAnsi="Arial" w:cs="Arial"/>
          <w:color w:val="0E2841" w:themeColor="text2"/>
          <w:sz w:val="18"/>
          <w:szCs w:val="18"/>
          <w:lang w:val="en-US"/>
        </w:rPr>
        <w:t xml:space="preserve">Fig 4.3 - </w:t>
      </w:r>
      <w:r w:rsidR="00F40A4A" w:rsidRPr="409A422C">
        <w:rPr>
          <w:rFonts w:ascii="Arial" w:eastAsia="Arial" w:hAnsi="Arial" w:cs="Arial"/>
          <w:color w:val="0E2841" w:themeColor="text2"/>
          <w:sz w:val="18"/>
          <w:szCs w:val="18"/>
          <w:lang w:val="en-US"/>
        </w:rPr>
        <w:t>Inertia and Silhouette scores vs K</w:t>
      </w:r>
    </w:p>
    <w:p w14:paraId="37F01AFE" w14:textId="081B32ED" w:rsidR="000D32C8" w:rsidRPr="0051767E" w:rsidRDefault="000D32C8" w:rsidP="000C0C31">
      <w:pPr>
        <w:pStyle w:val="Heading2"/>
        <w:spacing w:after="100"/>
        <w:rPr>
          <w:b/>
          <w:bCs/>
        </w:rPr>
      </w:pPr>
      <w:r w:rsidRPr="0051767E">
        <w:rPr>
          <w:b/>
          <w:bCs/>
        </w:rPr>
        <w:lastRenderedPageBreak/>
        <w:t>4.4 Overall Findings and Limitations</w:t>
      </w:r>
    </w:p>
    <w:p w14:paraId="0CE39872" w14:textId="3FD33355" w:rsidR="001B682D" w:rsidRPr="007C10B3" w:rsidRDefault="00F31C47" w:rsidP="00871422">
      <w:pPr>
        <w:jc w:val="both"/>
        <w:rPr>
          <w:rFonts w:ascii="Arial" w:hAnsi="Arial" w:cs="Arial"/>
          <w:sz w:val="22"/>
          <w:szCs w:val="22"/>
          <w:lang w:val="en-US"/>
        </w:rPr>
      </w:pPr>
      <w:r w:rsidRPr="007C10B3">
        <w:rPr>
          <w:rFonts w:ascii="Arial" w:hAnsi="Arial" w:cs="Arial"/>
          <w:sz w:val="22"/>
          <w:szCs w:val="22"/>
          <w:lang w:val="en-US"/>
        </w:rPr>
        <w:t>In summary,</w:t>
      </w:r>
      <w:r w:rsidR="000921F8" w:rsidRPr="007C10B3">
        <w:rPr>
          <w:rFonts w:ascii="Arial" w:hAnsi="Arial" w:cs="Arial"/>
          <w:sz w:val="22"/>
          <w:szCs w:val="22"/>
          <w:lang w:val="en-US"/>
        </w:rPr>
        <w:t xml:space="preserve"> </w:t>
      </w:r>
      <w:r w:rsidRPr="007C10B3">
        <w:rPr>
          <w:rFonts w:ascii="Arial" w:hAnsi="Arial" w:cs="Arial"/>
          <w:sz w:val="22"/>
          <w:szCs w:val="22"/>
          <w:lang w:val="en-US"/>
        </w:rPr>
        <w:t xml:space="preserve">while AI errors are almost certain to cause some loss in trust, the severity of that trust loss and </w:t>
      </w:r>
      <w:r w:rsidR="003B21D7" w:rsidRPr="007C10B3">
        <w:rPr>
          <w:rFonts w:ascii="Arial" w:hAnsi="Arial" w:cs="Arial"/>
          <w:sz w:val="22"/>
          <w:szCs w:val="22"/>
          <w:lang w:val="en-US"/>
        </w:rPr>
        <w:t xml:space="preserve">whether that trust is regained are determined by </w:t>
      </w:r>
      <w:r w:rsidR="005E0A1F" w:rsidRPr="007C10B3">
        <w:rPr>
          <w:rFonts w:ascii="Arial" w:hAnsi="Arial" w:cs="Arial"/>
          <w:sz w:val="22"/>
          <w:szCs w:val="22"/>
          <w:lang w:val="en-US"/>
        </w:rPr>
        <w:t>other factors</w:t>
      </w:r>
      <w:r w:rsidR="00BC305F" w:rsidRPr="007C10B3">
        <w:rPr>
          <w:rFonts w:ascii="Arial" w:hAnsi="Arial" w:cs="Arial"/>
          <w:sz w:val="22"/>
          <w:szCs w:val="22"/>
          <w:lang w:val="en-US"/>
        </w:rPr>
        <w:t>:</w:t>
      </w:r>
      <w:r w:rsidR="005E0A1F" w:rsidRPr="007C10B3">
        <w:rPr>
          <w:rFonts w:ascii="Arial" w:hAnsi="Arial" w:cs="Arial"/>
          <w:sz w:val="22"/>
          <w:szCs w:val="22"/>
          <w:lang w:val="en-US"/>
        </w:rPr>
        <w:t xml:space="preserve"> </w:t>
      </w:r>
      <w:r w:rsidR="00BC305F" w:rsidRPr="007C10B3">
        <w:rPr>
          <w:rFonts w:ascii="Arial" w:hAnsi="Arial" w:cs="Arial"/>
          <w:sz w:val="22"/>
          <w:szCs w:val="22"/>
          <w:lang w:val="en-US"/>
        </w:rPr>
        <w:t>1.</w:t>
      </w:r>
      <w:r w:rsidR="00154383" w:rsidRPr="007C10B3">
        <w:rPr>
          <w:rFonts w:ascii="Arial" w:hAnsi="Arial" w:cs="Arial"/>
          <w:sz w:val="22"/>
          <w:szCs w:val="22"/>
          <w:lang w:val="en-US"/>
        </w:rPr>
        <w:t xml:space="preserve"> A</w:t>
      </w:r>
      <w:r w:rsidR="00C21548" w:rsidRPr="007C10B3">
        <w:rPr>
          <w:rFonts w:ascii="Arial" w:hAnsi="Arial" w:cs="Arial"/>
          <w:sz w:val="22"/>
          <w:szCs w:val="22"/>
          <w:lang w:val="en-US"/>
        </w:rPr>
        <w:t xml:space="preserve"> user’s past experience with AI</w:t>
      </w:r>
      <w:r w:rsidR="00BC305F" w:rsidRPr="007C10B3">
        <w:rPr>
          <w:rFonts w:ascii="Arial" w:hAnsi="Arial" w:cs="Arial"/>
          <w:sz w:val="22"/>
          <w:szCs w:val="22"/>
          <w:lang w:val="en-US"/>
        </w:rPr>
        <w:t xml:space="preserve">; 2. </w:t>
      </w:r>
      <w:r w:rsidR="00154383" w:rsidRPr="007C10B3">
        <w:rPr>
          <w:rFonts w:ascii="Arial" w:hAnsi="Arial" w:cs="Arial"/>
          <w:sz w:val="22"/>
          <w:szCs w:val="22"/>
          <w:lang w:val="en-US"/>
        </w:rPr>
        <w:t>T</w:t>
      </w:r>
      <w:r w:rsidR="00C21548" w:rsidRPr="007C10B3">
        <w:rPr>
          <w:rFonts w:ascii="Arial" w:hAnsi="Arial" w:cs="Arial"/>
          <w:sz w:val="22"/>
          <w:szCs w:val="22"/>
          <w:lang w:val="en-US"/>
        </w:rPr>
        <w:t>heir critical thinking levels</w:t>
      </w:r>
      <w:r w:rsidR="00BC305F" w:rsidRPr="007C10B3">
        <w:rPr>
          <w:rFonts w:ascii="Arial" w:hAnsi="Arial" w:cs="Arial"/>
          <w:sz w:val="22"/>
          <w:szCs w:val="22"/>
          <w:lang w:val="en-US"/>
        </w:rPr>
        <w:t xml:space="preserve">; and 3. </w:t>
      </w:r>
      <w:r w:rsidR="00154383" w:rsidRPr="007C10B3">
        <w:rPr>
          <w:rFonts w:ascii="Arial" w:hAnsi="Arial" w:cs="Arial"/>
          <w:sz w:val="22"/>
          <w:szCs w:val="22"/>
          <w:lang w:val="en-US"/>
        </w:rPr>
        <w:t>T</w:t>
      </w:r>
      <w:r w:rsidR="00C21548" w:rsidRPr="007C10B3">
        <w:rPr>
          <w:rFonts w:ascii="Arial" w:hAnsi="Arial" w:cs="Arial"/>
          <w:sz w:val="22"/>
          <w:szCs w:val="22"/>
          <w:lang w:val="en-US"/>
        </w:rPr>
        <w:t>heir openness to technology.</w:t>
      </w:r>
      <w:r w:rsidRPr="007C10B3">
        <w:rPr>
          <w:rFonts w:ascii="Arial" w:hAnsi="Arial" w:cs="Arial"/>
          <w:sz w:val="22"/>
          <w:szCs w:val="22"/>
          <w:lang w:val="en-US"/>
        </w:rPr>
        <w:t xml:space="preserve"> </w:t>
      </w:r>
    </w:p>
    <w:p w14:paraId="0FB90E16" w14:textId="77777777" w:rsidR="00C21548" w:rsidRPr="007C10B3" w:rsidRDefault="00C21548" w:rsidP="001B682D">
      <w:pPr>
        <w:rPr>
          <w:rFonts w:ascii="Arial" w:hAnsi="Arial" w:cs="Arial"/>
          <w:sz w:val="22"/>
          <w:szCs w:val="22"/>
          <w:lang w:val="en-US"/>
        </w:rPr>
      </w:pPr>
    </w:p>
    <w:p w14:paraId="0948D3C2" w14:textId="39ED853F" w:rsidR="0031730C" w:rsidRPr="007C10B3" w:rsidRDefault="00C21548" w:rsidP="002650CF">
      <w:pPr>
        <w:spacing w:after="200"/>
        <w:jc w:val="both"/>
        <w:rPr>
          <w:rFonts w:ascii="Arial" w:hAnsi="Arial" w:cs="Arial"/>
          <w:sz w:val="22"/>
          <w:szCs w:val="22"/>
        </w:rPr>
      </w:pPr>
      <w:r w:rsidRPr="007C10B3">
        <w:rPr>
          <w:rFonts w:ascii="Arial" w:hAnsi="Arial" w:cs="Arial"/>
          <w:sz w:val="22"/>
          <w:szCs w:val="22"/>
          <w:lang w:val="en-US"/>
        </w:rPr>
        <w:t xml:space="preserve">It must be </w:t>
      </w:r>
      <w:r w:rsidR="00782F01" w:rsidRPr="007C10B3">
        <w:rPr>
          <w:rFonts w:ascii="Arial" w:hAnsi="Arial" w:cs="Arial"/>
          <w:sz w:val="22"/>
          <w:szCs w:val="22"/>
          <w:lang w:val="en-US"/>
        </w:rPr>
        <w:t>noted</w:t>
      </w:r>
      <w:r w:rsidR="00BC305F" w:rsidRPr="007C10B3">
        <w:rPr>
          <w:rFonts w:ascii="Arial" w:hAnsi="Arial" w:cs="Arial"/>
          <w:sz w:val="22"/>
          <w:szCs w:val="22"/>
          <w:lang w:val="en-US"/>
        </w:rPr>
        <w:t>, however,</w:t>
      </w:r>
      <w:r w:rsidR="00782F01" w:rsidRPr="007C10B3">
        <w:rPr>
          <w:rFonts w:ascii="Arial" w:hAnsi="Arial" w:cs="Arial"/>
          <w:sz w:val="22"/>
          <w:szCs w:val="22"/>
          <w:lang w:val="en-US"/>
        </w:rPr>
        <w:t xml:space="preserve"> that there are limitations with the dataset</w:t>
      </w:r>
      <w:r w:rsidR="000440AD" w:rsidRPr="007C10B3">
        <w:rPr>
          <w:rFonts w:ascii="Arial" w:hAnsi="Arial" w:cs="Arial"/>
          <w:sz w:val="22"/>
          <w:szCs w:val="22"/>
          <w:lang w:val="en-US"/>
        </w:rPr>
        <w:t xml:space="preserve"> that</w:t>
      </w:r>
      <w:r w:rsidR="00782F01" w:rsidRPr="007C10B3">
        <w:rPr>
          <w:rFonts w:ascii="Arial" w:hAnsi="Arial" w:cs="Arial"/>
          <w:sz w:val="22"/>
          <w:szCs w:val="22"/>
          <w:lang w:val="en-US"/>
        </w:rPr>
        <w:t xml:space="preserve"> </w:t>
      </w:r>
      <w:r w:rsidR="00AD5D97" w:rsidRPr="007C10B3">
        <w:rPr>
          <w:rFonts w:ascii="Arial" w:hAnsi="Arial" w:cs="Arial"/>
          <w:sz w:val="22"/>
          <w:szCs w:val="22"/>
          <w:lang w:val="en-US"/>
        </w:rPr>
        <w:t xml:space="preserve">are likely to </w:t>
      </w:r>
      <w:r w:rsidR="002650CF" w:rsidRPr="007C10B3">
        <w:rPr>
          <w:rFonts w:ascii="Arial" w:hAnsi="Arial" w:cs="Arial"/>
          <w:sz w:val="22"/>
          <w:szCs w:val="22"/>
          <w:lang w:val="en-US"/>
        </w:rPr>
        <w:t xml:space="preserve">have </w:t>
      </w:r>
      <w:r w:rsidR="00AD5D97" w:rsidRPr="007C10B3">
        <w:rPr>
          <w:rFonts w:ascii="Arial" w:hAnsi="Arial" w:cs="Arial"/>
          <w:sz w:val="22"/>
          <w:szCs w:val="22"/>
          <w:lang w:val="en-US"/>
        </w:rPr>
        <w:t>affect</w:t>
      </w:r>
      <w:r w:rsidR="00BC305F" w:rsidRPr="007C10B3">
        <w:rPr>
          <w:rFonts w:ascii="Arial" w:hAnsi="Arial" w:cs="Arial"/>
          <w:sz w:val="22"/>
          <w:szCs w:val="22"/>
          <w:lang w:val="en-US"/>
        </w:rPr>
        <w:t>ed</w:t>
      </w:r>
      <w:r w:rsidR="00AD5D97" w:rsidRPr="007C10B3">
        <w:rPr>
          <w:rFonts w:ascii="Arial" w:hAnsi="Arial" w:cs="Arial"/>
          <w:sz w:val="22"/>
          <w:szCs w:val="22"/>
          <w:lang w:val="en-US"/>
        </w:rPr>
        <w:t xml:space="preserve"> </w:t>
      </w:r>
      <w:r w:rsidR="002650CF" w:rsidRPr="007C10B3">
        <w:rPr>
          <w:rFonts w:ascii="Arial" w:hAnsi="Arial" w:cs="Arial"/>
          <w:sz w:val="22"/>
          <w:szCs w:val="22"/>
          <w:lang w:val="en-US"/>
        </w:rPr>
        <w:t>the aforementioned analysis. T</w:t>
      </w:r>
      <w:r w:rsidR="002650CF" w:rsidRPr="007C10B3">
        <w:rPr>
          <w:rFonts w:ascii="Arial" w:hAnsi="Arial" w:cs="Arial"/>
          <w:sz w:val="22"/>
          <w:szCs w:val="22"/>
        </w:rPr>
        <w:t>he dataset is notably small (error</w:t>
      </w:r>
      <w:r w:rsidR="00092E68" w:rsidRPr="007C10B3">
        <w:rPr>
          <w:rFonts w:ascii="Arial" w:hAnsi="Arial" w:cs="Arial"/>
          <w:sz w:val="22"/>
          <w:szCs w:val="22"/>
        </w:rPr>
        <w:t>s detected n = 201</w:t>
      </w:r>
      <w:r w:rsidR="002650CF" w:rsidRPr="007C10B3">
        <w:rPr>
          <w:rFonts w:ascii="Arial" w:hAnsi="Arial" w:cs="Arial"/>
          <w:sz w:val="22"/>
          <w:szCs w:val="22"/>
        </w:rPr>
        <w:t>)</w:t>
      </w:r>
      <w:r w:rsidR="009164D3" w:rsidRPr="007C10B3">
        <w:rPr>
          <w:rFonts w:ascii="Arial" w:hAnsi="Arial" w:cs="Arial"/>
          <w:sz w:val="22"/>
          <w:szCs w:val="22"/>
        </w:rPr>
        <w:t xml:space="preserve">. </w:t>
      </w:r>
      <w:r w:rsidR="0031730C" w:rsidRPr="007C10B3">
        <w:rPr>
          <w:rFonts w:ascii="Arial" w:hAnsi="Arial" w:cs="Arial"/>
          <w:sz w:val="22"/>
          <w:szCs w:val="22"/>
        </w:rPr>
        <w:t>T</w:t>
      </w:r>
      <w:r w:rsidR="009164D3" w:rsidRPr="007C10B3">
        <w:rPr>
          <w:rFonts w:ascii="Arial" w:hAnsi="Arial" w:cs="Arial"/>
          <w:sz w:val="22"/>
          <w:szCs w:val="22"/>
        </w:rPr>
        <w:t xml:space="preserve">here are </w:t>
      </w:r>
      <w:r w:rsidR="00871422" w:rsidRPr="007C10B3">
        <w:rPr>
          <w:rFonts w:ascii="Arial" w:hAnsi="Arial" w:cs="Arial"/>
          <w:sz w:val="22"/>
          <w:szCs w:val="22"/>
        </w:rPr>
        <w:t xml:space="preserve">also </w:t>
      </w:r>
      <w:r w:rsidR="002650CF" w:rsidRPr="007C10B3">
        <w:rPr>
          <w:rFonts w:ascii="Arial" w:hAnsi="Arial" w:cs="Arial"/>
          <w:sz w:val="22"/>
          <w:szCs w:val="22"/>
        </w:rPr>
        <w:t xml:space="preserve">no sources cited </w:t>
      </w:r>
      <w:r w:rsidR="005B14BE" w:rsidRPr="007C10B3">
        <w:rPr>
          <w:rFonts w:ascii="Arial" w:hAnsi="Arial" w:cs="Arial"/>
          <w:sz w:val="22"/>
          <w:szCs w:val="22"/>
        </w:rPr>
        <w:t>for its origin</w:t>
      </w:r>
      <w:r w:rsidR="0031730C" w:rsidRPr="007C10B3">
        <w:rPr>
          <w:rFonts w:ascii="Arial" w:hAnsi="Arial" w:cs="Arial"/>
          <w:sz w:val="22"/>
          <w:szCs w:val="22"/>
        </w:rPr>
        <w:t xml:space="preserve">, and </w:t>
      </w:r>
      <w:r w:rsidR="00871422" w:rsidRPr="007C10B3">
        <w:rPr>
          <w:rFonts w:ascii="Arial" w:hAnsi="Arial" w:cs="Arial"/>
          <w:sz w:val="22"/>
          <w:szCs w:val="22"/>
        </w:rPr>
        <w:t>thus a possibility</w:t>
      </w:r>
      <w:r w:rsidR="005B14BE" w:rsidRPr="007C10B3">
        <w:rPr>
          <w:rFonts w:ascii="Arial" w:hAnsi="Arial" w:cs="Arial"/>
          <w:sz w:val="22"/>
          <w:szCs w:val="22"/>
        </w:rPr>
        <w:t xml:space="preserve"> that the data was generated </w:t>
      </w:r>
      <w:r w:rsidR="007919A4" w:rsidRPr="007C10B3">
        <w:rPr>
          <w:rFonts w:ascii="Arial" w:hAnsi="Arial" w:cs="Arial"/>
          <w:sz w:val="22"/>
          <w:szCs w:val="22"/>
        </w:rPr>
        <w:t>rather than obtained from actual experiments</w:t>
      </w:r>
      <w:r w:rsidR="0031730C" w:rsidRPr="007C10B3">
        <w:rPr>
          <w:rFonts w:ascii="Arial" w:hAnsi="Arial" w:cs="Arial"/>
          <w:sz w:val="22"/>
          <w:szCs w:val="22"/>
        </w:rPr>
        <w:t xml:space="preserve">, which would explain the poor correlations between factors that should be strongly related based on actual research. </w:t>
      </w:r>
    </w:p>
    <w:p w14:paraId="313EB055" w14:textId="10A1014A" w:rsidR="2FE4C396" w:rsidRPr="0051767E" w:rsidRDefault="0031730C" w:rsidP="0051767E">
      <w:pPr>
        <w:jc w:val="both"/>
        <w:rPr>
          <w:rFonts w:ascii="Arial" w:hAnsi="Arial" w:cs="Arial"/>
          <w:sz w:val="22"/>
          <w:szCs w:val="22"/>
          <w:lang w:val="en-SG"/>
        </w:rPr>
      </w:pPr>
      <w:r w:rsidRPr="007C10B3">
        <w:rPr>
          <w:rFonts w:ascii="Arial" w:hAnsi="Arial" w:cs="Arial"/>
          <w:sz w:val="22"/>
          <w:szCs w:val="22"/>
          <w:lang w:val="en-SG"/>
        </w:rPr>
        <w:t>An attempt was made to develop machine learning models for trust drop magnitude prediction</w:t>
      </w:r>
      <w:r w:rsidR="00BC305F" w:rsidRPr="007C10B3">
        <w:rPr>
          <w:rFonts w:ascii="Arial" w:hAnsi="Arial" w:cs="Arial"/>
          <w:sz w:val="22"/>
          <w:szCs w:val="22"/>
          <w:lang w:val="en-SG"/>
        </w:rPr>
        <w:t xml:space="preserve">. These include: Linear/Random Forest/Ridge/Lasso regression models for predicting the value of trust drop magnitude, and Logistic Regression/Random Forest/Gradient Boosting for classification into high and low trust drop based on the median trust drop value. However, all models performed extremely poorly: The regression models had test set R² values of ~0.1 for Random Forest and ~0.01 for Ridge/Lasso. Meanwhile, all classification models had accuracies below 0.5. </w:t>
      </w:r>
      <w:r w:rsidRPr="007C10B3">
        <w:rPr>
          <w:rFonts w:ascii="Arial" w:hAnsi="Arial" w:cs="Arial"/>
          <w:sz w:val="22"/>
          <w:szCs w:val="22"/>
          <w:lang w:val="en-SG"/>
        </w:rPr>
        <w:t xml:space="preserve"> </w:t>
      </w:r>
      <w:r w:rsidR="00BC305F" w:rsidRPr="007C10B3">
        <w:rPr>
          <w:rFonts w:ascii="Arial" w:hAnsi="Arial" w:cs="Arial"/>
          <w:sz w:val="22"/>
          <w:szCs w:val="22"/>
          <w:lang w:val="en-SG"/>
        </w:rPr>
        <w:t xml:space="preserve">It is likely that none of the models were able to achieve a good fit because of poor or non-existent correlations within the dataset. </w:t>
      </w:r>
      <w:r w:rsidR="00BC305F" w:rsidRPr="007C10B3">
        <w:rPr>
          <w:rFonts w:ascii="Arial" w:hAnsi="Arial" w:cs="Arial"/>
          <w:sz w:val="22"/>
          <w:szCs w:val="22"/>
        </w:rPr>
        <w:t>With</w:t>
      </w:r>
      <w:r w:rsidR="002650CF" w:rsidRPr="007C10B3">
        <w:rPr>
          <w:rFonts w:ascii="Arial" w:hAnsi="Arial" w:cs="Arial"/>
          <w:sz w:val="22"/>
          <w:szCs w:val="22"/>
        </w:rPr>
        <w:t xml:space="preserve"> </w:t>
      </w:r>
      <w:r w:rsidR="00BC305F" w:rsidRPr="007C10B3">
        <w:rPr>
          <w:rFonts w:ascii="Arial" w:hAnsi="Arial" w:cs="Arial"/>
          <w:sz w:val="22"/>
          <w:szCs w:val="22"/>
        </w:rPr>
        <w:t>more real data,</w:t>
      </w:r>
      <w:r w:rsidR="002650CF" w:rsidRPr="007C10B3">
        <w:rPr>
          <w:rFonts w:ascii="Arial" w:hAnsi="Arial" w:cs="Arial"/>
          <w:sz w:val="22"/>
          <w:szCs w:val="22"/>
        </w:rPr>
        <w:t xml:space="preserve"> </w:t>
      </w:r>
      <w:r w:rsidR="00BC305F" w:rsidRPr="007C10B3">
        <w:rPr>
          <w:rFonts w:ascii="Arial" w:hAnsi="Arial" w:cs="Arial"/>
          <w:sz w:val="22"/>
          <w:szCs w:val="22"/>
        </w:rPr>
        <w:t xml:space="preserve">it should be expected that the </w:t>
      </w:r>
      <w:r w:rsidR="002650CF" w:rsidRPr="007C10B3">
        <w:rPr>
          <w:rFonts w:ascii="Arial" w:hAnsi="Arial" w:cs="Arial"/>
          <w:sz w:val="22"/>
          <w:szCs w:val="22"/>
        </w:rPr>
        <w:t xml:space="preserve">analysis </w:t>
      </w:r>
      <w:r w:rsidR="00BC305F" w:rsidRPr="007C10B3">
        <w:rPr>
          <w:rFonts w:ascii="Arial" w:hAnsi="Arial" w:cs="Arial"/>
          <w:sz w:val="22"/>
          <w:szCs w:val="22"/>
        </w:rPr>
        <w:t xml:space="preserve">and predictive modelling </w:t>
      </w:r>
      <w:r w:rsidR="002650CF" w:rsidRPr="007C10B3">
        <w:rPr>
          <w:rFonts w:ascii="Arial" w:hAnsi="Arial" w:cs="Arial"/>
          <w:sz w:val="22"/>
          <w:szCs w:val="22"/>
        </w:rPr>
        <w:t>will have stronger statistical support in line with the empirical evidence</w:t>
      </w:r>
      <w:r w:rsidR="00BC305F" w:rsidRPr="007C10B3">
        <w:rPr>
          <w:rFonts w:ascii="Arial" w:hAnsi="Arial" w:cs="Arial"/>
          <w:sz w:val="22"/>
          <w:szCs w:val="22"/>
        </w:rPr>
        <w:t xml:space="preserve"> and findings from other sections</w:t>
      </w:r>
      <w:r w:rsidR="002650CF" w:rsidRPr="007C10B3">
        <w:rPr>
          <w:rFonts w:ascii="Arial" w:hAnsi="Arial" w:cs="Arial"/>
          <w:sz w:val="22"/>
          <w:szCs w:val="22"/>
        </w:rPr>
        <w:t xml:space="preserve">. </w:t>
      </w:r>
    </w:p>
    <w:p w14:paraId="361F1864" w14:textId="491B0A64" w:rsidR="7EBD1FD7" w:rsidRPr="00A15EC1" w:rsidRDefault="2A83EC05" w:rsidP="001F1B49">
      <w:pPr>
        <w:pStyle w:val="Heading1"/>
        <w:rPr>
          <w:b/>
          <w:bCs w:val="0"/>
        </w:rPr>
      </w:pPr>
      <w:r w:rsidRPr="00A15EC1">
        <w:rPr>
          <w:b/>
          <w:bCs w:val="0"/>
        </w:rPr>
        <w:t xml:space="preserve">5. </w:t>
      </w:r>
      <w:r w:rsidR="3B096853" w:rsidRPr="00A15EC1">
        <w:rPr>
          <w:b/>
          <w:bCs w:val="0"/>
        </w:rPr>
        <w:t xml:space="preserve">Proposed </w:t>
      </w:r>
      <w:r w:rsidR="414437FB" w:rsidRPr="00A15EC1">
        <w:rPr>
          <w:b/>
          <w:bCs w:val="0"/>
        </w:rPr>
        <w:t>Solutions</w:t>
      </w:r>
      <w:r w:rsidR="05F05FB1" w:rsidRPr="00A15EC1">
        <w:rPr>
          <w:b/>
          <w:bCs w:val="0"/>
        </w:rPr>
        <w:t xml:space="preserve">: </w:t>
      </w:r>
      <w:r w:rsidR="7C786D21" w:rsidRPr="00A15EC1">
        <w:rPr>
          <w:b/>
          <w:bCs w:val="0"/>
        </w:rPr>
        <w:t>Calibrating Trust in AI</w:t>
      </w:r>
    </w:p>
    <w:p w14:paraId="1F092D38" w14:textId="2DE112C6" w:rsidR="5DC1210F" w:rsidRDefault="4DA15007" w:rsidP="5DC1210F">
      <w:pPr>
        <w:spacing w:before="240" w:after="240"/>
        <w:jc w:val="both"/>
      </w:pPr>
      <w:r w:rsidRPr="4DA15007">
        <w:rPr>
          <w:rFonts w:ascii="Arial" w:eastAsia="Arial" w:hAnsi="Arial" w:cs="Arial"/>
          <w:color w:val="000000" w:themeColor="text1"/>
          <w:sz w:val="22"/>
          <w:szCs w:val="22"/>
          <w:lang w:val="en-US"/>
        </w:rPr>
        <w:t>Sections 2 to 4 show that trust in AI depends on what users know about AI (prior experience, how the answer is presented, the stakes of the decision, and what happens when the AI fails. Section 4's user types offer us target. Uncritical Enthusiasts (open to technology but low in critical thinking) suffered the largest trust drops (3.32) after errors, Disengaged Users trusted AI little from the start, and AI-Literate users, who are open to AI but think critically about it, kept the most stable trust (1.64). The strategies below aim to move users toward the AI-Literate profile, reducing over-trust where AI is unreliable without creating under-trust where it is reliable. Section 5.1 focuses on people and institutions; Section 5.2 on how AI systems present their answers.</w:t>
      </w:r>
    </w:p>
    <w:p w14:paraId="63524DE9" w14:textId="2F479857" w:rsidR="7EBD1FD7" w:rsidRPr="00A15EC1" w:rsidRDefault="7EBD1FD7" w:rsidP="000C0C31">
      <w:pPr>
        <w:pStyle w:val="Heading2"/>
        <w:spacing w:after="100"/>
        <w:rPr>
          <w:b/>
          <w:bCs/>
        </w:rPr>
      </w:pPr>
      <w:r w:rsidRPr="00A15EC1">
        <w:rPr>
          <w:b/>
          <w:bCs/>
        </w:rPr>
        <w:t>5.</w:t>
      </w:r>
      <w:r w:rsidR="60CF3DBD" w:rsidRPr="00A15EC1">
        <w:rPr>
          <w:b/>
          <w:bCs/>
        </w:rPr>
        <w:t>1</w:t>
      </w:r>
      <w:r w:rsidRPr="00A15EC1">
        <w:rPr>
          <w:b/>
          <w:bCs/>
        </w:rPr>
        <w:t xml:space="preserve"> Building </w:t>
      </w:r>
      <w:r w:rsidR="0DA643A5" w:rsidRPr="00A15EC1">
        <w:rPr>
          <w:b/>
          <w:bCs/>
        </w:rPr>
        <w:t>People's Ability</w:t>
      </w:r>
      <w:r w:rsidRPr="00A15EC1">
        <w:rPr>
          <w:b/>
          <w:bCs/>
        </w:rPr>
        <w:t xml:space="preserve"> to </w:t>
      </w:r>
      <w:r w:rsidR="602556F3" w:rsidRPr="00A15EC1">
        <w:rPr>
          <w:b/>
          <w:bCs/>
        </w:rPr>
        <w:t>Judge</w:t>
      </w:r>
      <w:r w:rsidRPr="00A15EC1">
        <w:rPr>
          <w:b/>
          <w:bCs/>
        </w:rPr>
        <w:t xml:space="preserve"> AI</w:t>
      </w:r>
      <w:r w:rsidR="1831CD70" w:rsidRPr="1831CD70">
        <w:rPr>
          <w:b/>
          <w:bCs/>
        </w:rPr>
        <w:t xml:space="preserve"> and AI Accountability</w:t>
      </w:r>
    </w:p>
    <w:p w14:paraId="1D8E4682" w14:textId="7AE4A112" w:rsidR="7CAD73E5" w:rsidRDefault="073A73DD" w:rsidP="7CAD73E5">
      <w:pPr>
        <w:spacing w:before="240" w:after="240"/>
        <w:jc w:val="both"/>
        <w:rPr>
          <w:rFonts w:ascii="Arial" w:eastAsia="Arial" w:hAnsi="Arial" w:cs="Arial"/>
          <w:color w:val="000000" w:themeColor="text1"/>
          <w:sz w:val="22"/>
          <w:szCs w:val="22"/>
          <w:lang w:val="en-US"/>
        </w:rPr>
      </w:pPr>
      <w:r w:rsidRPr="073A73DD">
        <w:rPr>
          <w:rFonts w:ascii="Arial" w:eastAsia="Arial" w:hAnsi="Arial" w:cs="Arial"/>
          <w:color w:val="000000" w:themeColor="text1"/>
          <w:sz w:val="22"/>
          <w:szCs w:val="22"/>
          <w:lang w:val="en-US"/>
        </w:rPr>
        <w:t xml:space="preserve">We propose three solutions (A1 to A3), shaped by two findings. First, blind trust often reflects inexperience rather than a more reliable AI: higher education, AI familiarity and digital literacy all increased the odds of being skeptical rather than a blind truster (Section 3), and users with no prior AI experience were among those who lost the most trust after errors (Section 4). A1 and A2 therefore build people's ability to judge AI, reaching students through schools and older or less-connected people through communities. A3 focus on moving part of the checking to the organisations that build and deploy AI, as well as liability system. </w:t>
      </w:r>
    </w:p>
    <w:p w14:paraId="49D24FBA" w14:textId="6F4FC1A6" w:rsidR="07185018" w:rsidRPr="001943E8" w:rsidRDefault="07185018" w:rsidP="07185018">
      <w:pPr>
        <w:jc w:val="both"/>
        <w:rPr>
          <w:rFonts w:ascii="Arial" w:eastAsia="Arial" w:hAnsi="Arial" w:cs="Arial"/>
          <w:color w:val="000000" w:themeColor="text1"/>
          <w:sz w:val="22"/>
          <w:szCs w:val="22"/>
          <w:lang w:val="en-US"/>
        </w:rPr>
      </w:pPr>
      <w:r w:rsidRPr="001943E8">
        <w:rPr>
          <w:rFonts w:ascii="Arial" w:eastAsia="Arial" w:hAnsi="Arial" w:cs="Arial"/>
          <w:b/>
          <w:bCs/>
          <w:color w:val="000000" w:themeColor="text1"/>
          <w:sz w:val="22"/>
          <w:szCs w:val="22"/>
          <w:lang w:val="en-US"/>
        </w:rPr>
        <w:t xml:space="preserve">A1. </w:t>
      </w:r>
      <w:r w:rsidRPr="001943E8">
        <w:rPr>
          <w:rFonts w:ascii="Arial" w:eastAsia="Arial" w:hAnsi="Arial" w:cs="Arial"/>
          <w:b/>
          <w:color w:val="000000" w:themeColor="text1"/>
          <w:sz w:val="22"/>
          <w:szCs w:val="22"/>
          <w:lang w:val="en-US"/>
        </w:rPr>
        <w:t>Enhancing AI literacy</w:t>
      </w:r>
      <w:r w:rsidRPr="001943E8">
        <w:rPr>
          <w:rFonts w:ascii="Arial" w:eastAsia="Arial" w:hAnsi="Arial" w:cs="Arial"/>
          <w:b/>
          <w:bCs/>
          <w:color w:val="000000" w:themeColor="text1"/>
          <w:sz w:val="22"/>
          <w:szCs w:val="22"/>
          <w:lang w:val="en-US"/>
        </w:rPr>
        <w:t xml:space="preserve"> </w:t>
      </w:r>
      <w:r w:rsidR="21C9F2E3" w:rsidRPr="21C9F2E3">
        <w:rPr>
          <w:rFonts w:ascii="Arial" w:eastAsia="Arial" w:hAnsi="Arial" w:cs="Arial"/>
          <w:b/>
          <w:bCs/>
          <w:color w:val="000000" w:themeColor="text1"/>
          <w:sz w:val="22"/>
          <w:szCs w:val="22"/>
          <w:lang w:val="en-US"/>
        </w:rPr>
        <w:t xml:space="preserve">– </w:t>
      </w:r>
      <w:r w:rsidR="31938B3E" w:rsidRPr="31938B3E">
        <w:rPr>
          <w:rFonts w:ascii="Arial" w:eastAsia="Arial" w:hAnsi="Arial" w:cs="Arial"/>
          <w:b/>
          <w:bCs/>
          <w:color w:val="000000" w:themeColor="text1"/>
          <w:sz w:val="22"/>
          <w:szCs w:val="22"/>
          <w:lang w:val="en-US"/>
        </w:rPr>
        <w:t>Ways</w:t>
      </w:r>
      <w:r w:rsidR="14876589" w:rsidRPr="14876589">
        <w:rPr>
          <w:rFonts w:ascii="Arial" w:eastAsia="Arial" w:hAnsi="Arial" w:cs="Arial"/>
          <w:b/>
          <w:bCs/>
          <w:color w:val="000000" w:themeColor="text1"/>
          <w:sz w:val="22"/>
          <w:szCs w:val="22"/>
          <w:lang w:val="en-US"/>
        </w:rPr>
        <w:t xml:space="preserve"> to</w:t>
      </w:r>
      <w:r w:rsidR="21C9F2E3" w:rsidRPr="21C9F2E3">
        <w:rPr>
          <w:rFonts w:ascii="Arial" w:eastAsia="Arial" w:hAnsi="Arial" w:cs="Arial"/>
          <w:b/>
          <w:bCs/>
          <w:color w:val="000000" w:themeColor="text1"/>
          <w:sz w:val="22"/>
          <w:szCs w:val="22"/>
          <w:lang w:val="en-US"/>
        </w:rPr>
        <w:t xml:space="preserve"> </w:t>
      </w:r>
      <w:r w:rsidR="31938B3E" w:rsidRPr="31938B3E">
        <w:rPr>
          <w:rFonts w:ascii="Arial" w:eastAsia="Arial" w:hAnsi="Arial" w:cs="Arial"/>
          <w:b/>
          <w:bCs/>
          <w:color w:val="000000" w:themeColor="text1"/>
          <w:sz w:val="22"/>
          <w:szCs w:val="22"/>
          <w:lang w:val="en-US"/>
        </w:rPr>
        <w:t>verify</w:t>
      </w:r>
      <w:r w:rsidR="14876589" w:rsidRPr="14876589">
        <w:rPr>
          <w:rFonts w:ascii="Arial" w:eastAsia="Arial" w:hAnsi="Arial" w:cs="Arial"/>
          <w:b/>
          <w:bCs/>
          <w:color w:val="000000" w:themeColor="text1"/>
          <w:sz w:val="22"/>
          <w:szCs w:val="22"/>
          <w:lang w:val="en-US"/>
        </w:rPr>
        <w:t xml:space="preserve"> AI </w:t>
      </w:r>
      <w:r w:rsidRPr="001943E8">
        <w:rPr>
          <w:rFonts w:ascii="Arial" w:eastAsia="Arial" w:hAnsi="Arial" w:cs="Arial"/>
          <w:b/>
          <w:bCs/>
          <w:color w:val="000000" w:themeColor="text1"/>
          <w:sz w:val="22"/>
          <w:szCs w:val="22"/>
          <w:lang w:val="en-US"/>
        </w:rPr>
        <w:t>(schools and educators)</w:t>
      </w:r>
    </w:p>
    <w:p w14:paraId="219D8A85" w14:textId="3D9F8FEF" w:rsidR="07185018" w:rsidRPr="001943E8" w:rsidRDefault="07185018" w:rsidP="401D0822">
      <w:pPr>
        <w:spacing w:line="276" w:lineRule="auto"/>
        <w:jc w:val="both"/>
        <w:rPr>
          <w:rFonts w:ascii="Arial" w:hAnsi="Arial" w:cs="Arial"/>
        </w:rPr>
      </w:pPr>
      <w:r w:rsidRPr="001943E8">
        <w:rPr>
          <w:rFonts w:ascii="Arial" w:eastAsia="Arial" w:hAnsi="Arial" w:cs="Arial"/>
          <w:color w:val="000000" w:themeColor="text1"/>
          <w:sz w:val="22"/>
          <w:szCs w:val="22"/>
          <w:lang w:val="en-US"/>
        </w:rPr>
        <w:t xml:space="preserve">AI literacy should go beyond basic tool usage to include critical verification: recognizing that LLMs can deliver confident falsehoods, tracing claims to independent sources, and knowing which decisions should never be delegated. Learning platforms like Common Sense Media put this into practice by teaching students </w:t>
      </w:r>
      <w:r w:rsidR="54ACC40F" w:rsidRPr="54ACC40F">
        <w:rPr>
          <w:rFonts w:ascii="Arial" w:eastAsia="Arial" w:hAnsi="Arial" w:cs="Arial"/>
          <w:color w:val="000000" w:themeColor="text1"/>
          <w:sz w:val="22"/>
          <w:szCs w:val="22"/>
          <w:lang w:val="en-US"/>
        </w:rPr>
        <w:t xml:space="preserve">and </w:t>
      </w:r>
      <w:r w:rsidR="5CA93969" w:rsidRPr="5CA93969">
        <w:rPr>
          <w:rFonts w:ascii="Arial" w:eastAsia="Arial" w:hAnsi="Arial" w:cs="Arial"/>
          <w:color w:val="000000" w:themeColor="text1"/>
          <w:sz w:val="22"/>
          <w:szCs w:val="22"/>
          <w:lang w:val="en-US"/>
        </w:rPr>
        <w:t xml:space="preserve">Uncritical </w:t>
      </w:r>
      <w:r w:rsidR="25386E03" w:rsidRPr="25386E03">
        <w:rPr>
          <w:rFonts w:ascii="Arial" w:eastAsia="Arial" w:hAnsi="Arial" w:cs="Arial"/>
          <w:color w:val="000000" w:themeColor="text1"/>
          <w:sz w:val="22"/>
          <w:szCs w:val="22"/>
          <w:lang w:val="en-US"/>
        </w:rPr>
        <w:t>Enthusiasts to</w:t>
      </w:r>
      <w:r w:rsidRPr="001943E8">
        <w:rPr>
          <w:rFonts w:ascii="Arial" w:eastAsia="Arial" w:hAnsi="Arial" w:cs="Arial"/>
          <w:color w:val="000000" w:themeColor="text1"/>
          <w:sz w:val="22"/>
          <w:szCs w:val="22"/>
          <w:lang w:val="en-US"/>
        </w:rPr>
        <w:t xml:space="preserve"> critically audit AI-written articles and </w:t>
      </w:r>
      <w:r w:rsidR="25A878A3" w:rsidRPr="25A878A3">
        <w:rPr>
          <w:rFonts w:ascii="Arial" w:eastAsia="Arial" w:hAnsi="Arial" w:cs="Arial"/>
          <w:color w:val="000000" w:themeColor="text1"/>
          <w:sz w:val="22"/>
          <w:szCs w:val="22"/>
          <w:lang w:val="en-US"/>
        </w:rPr>
        <w:t xml:space="preserve">verify </w:t>
      </w:r>
      <w:r w:rsidR="2F1DFB64" w:rsidRPr="2F1DFB64">
        <w:rPr>
          <w:rFonts w:ascii="Arial" w:eastAsia="Arial" w:hAnsi="Arial" w:cs="Arial"/>
          <w:color w:val="000000" w:themeColor="text1"/>
          <w:sz w:val="22"/>
          <w:szCs w:val="22"/>
          <w:lang w:val="en-US"/>
        </w:rPr>
        <w:t>their claim</w:t>
      </w:r>
      <w:r w:rsidR="1417153A" w:rsidRPr="1417153A">
        <w:rPr>
          <w:rFonts w:ascii="Arial" w:eastAsia="Arial" w:hAnsi="Arial" w:cs="Arial"/>
          <w:color w:val="000000" w:themeColor="text1"/>
          <w:sz w:val="22"/>
          <w:szCs w:val="22"/>
          <w:lang w:val="en-US"/>
        </w:rPr>
        <w:t xml:space="preserve"> independently.</w:t>
      </w:r>
    </w:p>
    <w:p w14:paraId="7FD013F1" w14:textId="32485CCE" w:rsidR="07185018" w:rsidRPr="001943E8" w:rsidRDefault="07185018" w:rsidP="401D0822">
      <w:pPr>
        <w:pStyle w:val="ListParagraph"/>
        <w:numPr>
          <w:ilvl w:val="0"/>
          <w:numId w:val="19"/>
        </w:numPr>
        <w:spacing w:line="276" w:lineRule="auto"/>
        <w:jc w:val="both"/>
        <w:rPr>
          <w:rFonts w:ascii="Arial" w:eastAsia="Arial" w:hAnsi="Arial" w:cs="Arial"/>
          <w:sz w:val="22"/>
          <w:szCs w:val="22"/>
          <w:lang w:val="en-US"/>
        </w:rPr>
      </w:pPr>
      <w:r w:rsidRPr="001943E8">
        <w:rPr>
          <w:rFonts w:ascii="Arial" w:eastAsia="Arial" w:hAnsi="Arial" w:cs="Arial"/>
          <w:sz w:val="22"/>
          <w:szCs w:val="22"/>
          <w:lang w:val="en-US"/>
        </w:rPr>
        <w:t xml:space="preserve">Common Sense Education's free lesson </w:t>
      </w:r>
      <w:r w:rsidRPr="001943E8">
        <w:rPr>
          <w:rFonts w:ascii="Arial" w:eastAsia="Arial" w:hAnsi="Arial" w:cs="Arial"/>
          <w:i/>
          <w:iCs/>
          <w:sz w:val="22"/>
          <w:szCs w:val="22"/>
          <w:lang w:val="en-US"/>
        </w:rPr>
        <w:t>How to SIFT with AI</w:t>
      </w:r>
      <w:r w:rsidRPr="001943E8">
        <w:rPr>
          <w:rFonts w:ascii="Arial" w:eastAsia="Arial" w:hAnsi="Arial" w:cs="Arial"/>
          <w:sz w:val="22"/>
          <w:szCs w:val="22"/>
          <w:lang w:val="en-US"/>
        </w:rPr>
        <w:t xml:space="preserve"> (grades 9–12) has students investigate an AI-written article with real-looking citations, trace each claim back to its original source, and actively look for evidence against claims they want to be true. It teaches students to use AI as a verification aid rather than accepting its outputs at face value</w:t>
      </w:r>
      <w:r w:rsidR="00A15EC1" w:rsidRPr="001943E8">
        <w:rPr>
          <w:rFonts w:ascii="Arial" w:eastAsia="Arial" w:hAnsi="Arial" w:cs="Arial"/>
          <w:sz w:val="22"/>
          <w:szCs w:val="22"/>
          <w:lang w:val="en-US"/>
        </w:rPr>
        <w:t xml:space="preserve"> </w:t>
      </w:r>
      <w:r w:rsidRPr="001943E8">
        <w:rPr>
          <w:rFonts w:ascii="Arial" w:eastAsia="Arial" w:hAnsi="Arial" w:cs="Arial"/>
          <w:sz w:val="22"/>
          <w:szCs w:val="22"/>
          <w:lang w:val="en-US"/>
        </w:rPr>
        <w:t>[</w:t>
      </w:r>
      <w:r w:rsidR="00BF6D92" w:rsidRPr="001943E8">
        <w:rPr>
          <w:rFonts w:ascii="Arial" w:eastAsia="Arial" w:hAnsi="Arial" w:cs="Arial"/>
          <w:sz w:val="22"/>
          <w:szCs w:val="22"/>
          <w:lang w:val="en-US"/>
        </w:rPr>
        <w:t>1</w:t>
      </w:r>
      <w:r w:rsidR="008E1ECD" w:rsidRPr="001943E8">
        <w:rPr>
          <w:rFonts w:ascii="Arial" w:eastAsia="Arial" w:hAnsi="Arial" w:cs="Arial"/>
          <w:sz w:val="22"/>
          <w:szCs w:val="22"/>
          <w:lang w:val="en-US"/>
        </w:rPr>
        <w:t>4</w:t>
      </w:r>
      <w:r w:rsidRPr="001943E8">
        <w:rPr>
          <w:rFonts w:ascii="Arial" w:eastAsia="Arial" w:hAnsi="Arial" w:cs="Arial"/>
          <w:sz w:val="22"/>
          <w:szCs w:val="22"/>
          <w:lang w:val="en-US"/>
        </w:rPr>
        <w:t>].</w:t>
      </w:r>
    </w:p>
    <w:p w14:paraId="2C82B818" w14:textId="694594BF" w:rsidR="07185018" w:rsidRPr="001943E8" w:rsidRDefault="07185018" w:rsidP="07185018">
      <w:pPr>
        <w:jc w:val="both"/>
        <w:rPr>
          <w:rFonts w:ascii="Arial" w:eastAsia="Arial" w:hAnsi="Arial" w:cs="Arial"/>
          <w:color w:val="000000" w:themeColor="text1"/>
          <w:sz w:val="22"/>
          <w:szCs w:val="22"/>
          <w:lang w:val="en-US"/>
        </w:rPr>
      </w:pPr>
    </w:p>
    <w:p w14:paraId="71109BA1" w14:textId="08753A0C" w:rsidR="07185018" w:rsidRPr="001943E8" w:rsidRDefault="07185018" w:rsidP="07185018">
      <w:pPr>
        <w:jc w:val="both"/>
        <w:rPr>
          <w:rFonts w:ascii="Arial" w:hAnsi="Arial" w:cs="Arial"/>
        </w:rPr>
      </w:pPr>
      <w:r w:rsidRPr="001943E8">
        <w:rPr>
          <w:rFonts w:ascii="Arial" w:eastAsia="Arial" w:hAnsi="Arial" w:cs="Arial"/>
          <w:b/>
          <w:bCs/>
          <w:color w:val="000000" w:themeColor="text1"/>
          <w:sz w:val="22"/>
          <w:szCs w:val="22"/>
          <w:lang w:val="en-US"/>
        </w:rPr>
        <w:t xml:space="preserve">A2. </w:t>
      </w:r>
      <w:r w:rsidRPr="001943E8">
        <w:rPr>
          <w:rFonts w:ascii="Arial" w:eastAsia="Arial" w:hAnsi="Arial" w:cs="Arial"/>
          <w:b/>
          <w:color w:val="000000" w:themeColor="text1"/>
          <w:sz w:val="22"/>
          <w:szCs w:val="22"/>
          <w:lang w:val="en-US"/>
        </w:rPr>
        <w:t>Reaching older and less-connected groups</w:t>
      </w:r>
      <w:r w:rsidRPr="001943E8">
        <w:rPr>
          <w:rFonts w:ascii="Arial" w:eastAsia="Arial" w:hAnsi="Arial" w:cs="Arial"/>
          <w:b/>
          <w:bCs/>
          <w:color w:val="000000" w:themeColor="text1"/>
          <w:sz w:val="22"/>
          <w:szCs w:val="22"/>
          <w:lang w:val="en-US"/>
        </w:rPr>
        <w:t xml:space="preserve"> (governments and community organisations).</w:t>
      </w:r>
      <w:r w:rsidRPr="001943E8">
        <w:rPr>
          <w:rFonts w:ascii="Arial" w:eastAsia="Arial" w:hAnsi="Arial" w:cs="Arial"/>
          <w:color w:val="000000" w:themeColor="text1"/>
          <w:sz w:val="22"/>
          <w:szCs w:val="22"/>
          <w:lang w:val="en-US"/>
        </w:rPr>
        <w:t xml:space="preserve"> </w:t>
      </w:r>
    </w:p>
    <w:p w14:paraId="6E7EBE4F" w14:textId="4ED87F09" w:rsidR="07185018" w:rsidRPr="007C10B3" w:rsidRDefault="07185018" w:rsidP="00C679CE">
      <w:pPr>
        <w:spacing w:line="276" w:lineRule="auto"/>
        <w:jc w:val="both"/>
        <w:rPr>
          <w:rFonts w:ascii="Arial" w:hAnsi="Arial" w:cs="Arial"/>
        </w:rPr>
      </w:pPr>
      <w:r w:rsidRPr="001943E8">
        <w:rPr>
          <w:rFonts w:ascii="Arial" w:eastAsia="Arial" w:hAnsi="Arial" w:cs="Arial"/>
          <w:color w:val="000000" w:themeColor="text1"/>
          <w:sz w:val="22"/>
          <w:szCs w:val="22"/>
          <w:lang w:val="en-US"/>
        </w:rPr>
        <w:t>The importance of the age dependency ratio (Section 2.3) suggests</w:t>
      </w:r>
      <w:r w:rsidRPr="007C10B3">
        <w:rPr>
          <w:rFonts w:ascii="Arial" w:eastAsia="Arial" w:hAnsi="Arial" w:cs="Arial"/>
          <w:color w:val="000000" w:themeColor="text1"/>
          <w:sz w:val="22"/>
          <w:szCs w:val="22"/>
          <w:lang w:val="en-US"/>
        </w:rPr>
        <w:t xml:space="preserve"> that older populations, often less familiar with AI, need dedicated support. This idea is exemplified by Infocomm Media Development </w:t>
      </w:r>
      <w:r w:rsidR="00473A2E" w:rsidRPr="007C10B3">
        <w:rPr>
          <w:rFonts w:ascii="Arial" w:eastAsia="Arial" w:hAnsi="Arial" w:cs="Arial"/>
          <w:color w:val="000000" w:themeColor="text1"/>
          <w:sz w:val="22"/>
          <w:szCs w:val="22"/>
          <w:lang w:val="en-US"/>
        </w:rPr>
        <w:t>Authority (</w:t>
      </w:r>
      <w:r w:rsidRPr="007C10B3">
        <w:rPr>
          <w:rFonts w:ascii="Arial" w:eastAsia="Arial" w:hAnsi="Arial" w:cs="Arial"/>
          <w:color w:val="000000" w:themeColor="text1"/>
          <w:sz w:val="22"/>
          <w:szCs w:val="22"/>
          <w:lang w:val="en-US"/>
        </w:rPr>
        <w:t xml:space="preserve">IMDA) in Singapore: </w:t>
      </w:r>
    </w:p>
    <w:p w14:paraId="211B3784" w14:textId="3A78AA3B" w:rsidR="07185018" w:rsidRPr="007C10B3" w:rsidRDefault="07185018" w:rsidP="00C679CE">
      <w:pPr>
        <w:pStyle w:val="ListParagraph"/>
        <w:numPr>
          <w:ilvl w:val="0"/>
          <w:numId w:val="19"/>
        </w:numPr>
        <w:spacing w:line="276" w:lineRule="auto"/>
        <w:jc w:val="both"/>
        <w:rPr>
          <w:rFonts w:ascii="Arial" w:hAnsi="Arial" w:cs="Arial"/>
        </w:rPr>
      </w:pPr>
      <w:r w:rsidRPr="007C10B3">
        <w:rPr>
          <w:rFonts w:ascii="Arial" w:eastAsia="Arial" w:hAnsi="Arial" w:cs="Arial"/>
          <w:sz w:val="22"/>
          <w:szCs w:val="22"/>
          <w:lang w:val="en-US"/>
        </w:rPr>
        <w:t>S</w:t>
      </w:r>
      <w:r w:rsidRPr="007C10B3">
        <w:rPr>
          <w:rFonts w:ascii="Arial" w:eastAsia="Arial" w:hAnsi="Arial" w:cs="Arial"/>
          <w:color w:val="000000" w:themeColor="text1"/>
          <w:sz w:val="22"/>
          <w:szCs w:val="22"/>
          <w:lang w:val="en-US"/>
        </w:rPr>
        <w:t>ince August 2024, IMDA has run generative AI workshops for older adults at community cente</w:t>
      </w:r>
      <w:r w:rsidR="007C109D">
        <w:rPr>
          <w:rFonts w:ascii="Arial" w:eastAsia="Arial" w:hAnsi="Arial" w:cs="Arial"/>
          <w:color w:val="000000" w:themeColor="text1"/>
          <w:sz w:val="22"/>
          <w:szCs w:val="22"/>
          <w:lang w:val="en-US"/>
        </w:rPr>
        <w:t>r</w:t>
      </w:r>
      <w:r w:rsidRPr="007C10B3">
        <w:rPr>
          <w:rFonts w:ascii="Arial" w:eastAsia="Arial" w:hAnsi="Arial" w:cs="Arial"/>
          <w:color w:val="000000" w:themeColor="text1"/>
          <w:sz w:val="22"/>
          <w:szCs w:val="22"/>
          <w:lang w:val="en-US"/>
        </w:rPr>
        <w:t xml:space="preserve">s and libraries, reaching more than 6,000 seniors across over 500 workshops in various languages. The content covers risks such as hallucinations and deepfakes, and some classes teach seniors to verify </w:t>
      </w:r>
      <w:r w:rsidRPr="007C10B3">
        <w:rPr>
          <w:rFonts w:ascii="Arial" w:eastAsia="Arial" w:hAnsi="Arial" w:cs="Arial"/>
          <w:color w:val="000000" w:themeColor="text1"/>
          <w:sz w:val="22"/>
          <w:szCs w:val="22"/>
          <w:lang w:val="en-US"/>
        </w:rPr>
        <w:lastRenderedPageBreak/>
        <w:t>AI answers by comparing responses across different GenAI models such as Gemini and Microsoft Copilot. Volunteers from the Singapore Computer Society have also run workshops for low-income residents with little family support [</w:t>
      </w:r>
      <w:r w:rsidR="00BF6D92">
        <w:rPr>
          <w:rFonts w:ascii="Arial" w:eastAsia="Arial" w:hAnsi="Arial" w:cs="Arial"/>
          <w:color w:val="000000" w:themeColor="text1"/>
          <w:sz w:val="22"/>
          <w:szCs w:val="22"/>
          <w:lang w:val="en-US"/>
        </w:rPr>
        <w:t>1</w:t>
      </w:r>
      <w:r w:rsidR="00D12E22">
        <w:rPr>
          <w:rFonts w:ascii="Arial" w:eastAsia="Arial" w:hAnsi="Arial" w:cs="Arial"/>
          <w:color w:val="000000" w:themeColor="text1"/>
          <w:sz w:val="22"/>
          <w:szCs w:val="22"/>
          <w:lang w:val="en-US"/>
        </w:rPr>
        <w:t>5</w:t>
      </w:r>
      <w:r w:rsidRPr="007C10B3">
        <w:rPr>
          <w:rFonts w:ascii="Arial" w:eastAsia="Arial" w:hAnsi="Arial" w:cs="Arial"/>
          <w:color w:val="000000" w:themeColor="text1"/>
          <w:sz w:val="22"/>
          <w:szCs w:val="22"/>
          <w:lang w:val="en-US"/>
        </w:rPr>
        <w:t xml:space="preserve">]. This could be adapted by countries with older populations or lower internet </w:t>
      </w:r>
      <w:r w:rsidR="00473A2E" w:rsidRPr="007C10B3">
        <w:rPr>
          <w:rFonts w:ascii="Arial" w:eastAsia="Arial" w:hAnsi="Arial" w:cs="Arial"/>
          <w:color w:val="000000" w:themeColor="text1"/>
          <w:sz w:val="22"/>
          <w:szCs w:val="22"/>
          <w:lang w:val="en-US"/>
        </w:rPr>
        <w:t>use and</w:t>
      </w:r>
      <w:r w:rsidRPr="007C10B3">
        <w:rPr>
          <w:rFonts w:ascii="Arial" w:eastAsia="Arial" w:hAnsi="Arial" w:cs="Arial"/>
          <w:color w:val="000000" w:themeColor="text1"/>
          <w:sz w:val="22"/>
          <w:szCs w:val="22"/>
          <w:lang w:val="en-US"/>
        </w:rPr>
        <w:t xml:space="preserve"> also help Disengaged Users see where AI is genuinely useful.</w:t>
      </w:r>
    </w:p>
    <w:p w14:paraId="3D6A512E" w14:textId="77777777" w:rsidR="00AE74AC" w:rsidRDefault="00AE74AC" w:rsidP="07185018">
      <w:pPr>
        <w:spacing w:after="160" w:line="235" w:lineRule="auto"/>
        <w:jc w:val="both"/>
        <w:rPr>
          <w:rFonts w:ascii="Arial" w:eastAsia="Calibri" w:hAnsi="Arial" w:cs="Arial"/>
          <w:b/>
          <w:bCs/>
          <w:color w:val="000000" w:themeColor="text1"/>
          <w:sz w:val="22"/>
          <w:szCs w:val="22"/>
          <w:lang w:val="en-US"/>
        </w:rPr>
      </w:pPr>
    </w:p>
    <w:p w14:paraId="41B938AC" w14:textId="1440EB0F" w:rsidR="07185018" w:rsidRPr="007C10B3" w:rsidRDefault="07185018" w:rsidP="07185018">
      <w:pPr>
        <w:spacing w:after="160" w:line="235" w:lineRule="auto"/>
        <w:jc w:val="both"/>
        <w:rPr>
          <w:rFonts w:ascii="Arial" w:hAnsi="Arial" w:cs="Arial"/>
        </w:rPr>
      </w:pPr>
      <w:r w:rsidRPr="007C10B3">
        <w:rPr>
          <w:rFonts w:ascii="Arial" w:eastAsia="Calibri" w:hAnsi="Arial" w:cs="Arial"/>
          <w:b/>
          <w:bCs/>
          <w:color w:val="000000" w:themeColor="text1"/>
          <w:sz w:val="22"/>
          <w:szCs w:val="22"/>
          <w:lang w:val="en-US"/>
        </w:rPr>
        <w:t xml:space="preserve">A3. </w:t>
      </w:r>
      <w:r w:rsidRPr="007C10B3">
        <w:rPr>
          <w:rFonts w:ascii="Arial" w:eastAsia="Calibri" w:hAnsi="Arial" w:cs="Arial"/>
          <w:b/>
          <w:color w:val="000000" w:themeColor="text1"/>
          <w:sz w:val="22"/>
          <w:szCs w:val="22"/>
          <w:lang w:val="en-US"/>
        </w:rPr>
        <w:t>Assurance and accountability</w:t>
      </w:r>
      <w:r w:rsidRPr="007C10B3">
        <w:rPr>
          <w:rFonts w:ascii="Arial" w:eastAsia="Calibri" w:hAnsi="Arial" w:cs="Arial"/>
          <w:b/>
          <w:bCs/>
          <w:color w:val="000000" w:themeColor="text1"/>
          <w:sz w:val="22"/>
          <w:szCs w:val="22"/>
          <w:lang w:val="en-US"/>
        </w:rPr>
        <w:t xml:space="preserve"> (governments and regulators).</w:t>
      </w:r>
      <w:r w:rsidRPr="007C10B3">
        <w:rPr>
          <w:rFonts w:ascii="Arial" w:eastAsia="Calibri" w:hAnsi="Arial" w:cs="Arial"/>
          <w:color w:val="000000" w:themeColor="text1"/>
          <w:sz w:val="22"/>
          <w:szCs w:val="22"/>
          <w:lang w:val="en-US"/>
        </w:rPr>
        <w:t xml:space="preserve"> </w:t>
      </w:r>
    </w:p>
    <w:p w14:paraId="3795C488" w14:textId="489CC9D3" w:rsidR="16DFFB04" w:rsidRDefault="16DFFB04" w:rsidP="26F4A112">
      <w:pPr>
        <w:spacing w:after="160" w:line="276" w:lineRule="auto"/>
        <w:jc w:val="both"/>
        <w:rPr>
          <w:rFonts w:hint="eastAsia"/>
        </w:rPr>
      </w:pPr>
      <w:r w:rsidRPr="16DFFB04">
        <w:rPr>
          <w:rFonts w:ascii="Arial" w:eastAsia="Calibri" w:hAnsi="Arial" w:cs="Arial"/>
          <w:i/>
          <w:iCs/>
          <w:color w:val="000000" w:themeColor="text1"/>
          <w:sz w:val="22"/>
          <w:szCs w:val="22"/>
          <w:lang w:val="en-US"/>
        </w:rPr>
        <w:t>Government effectiveness</w:t>
      </w:r>
      <w:r w:rsidRPr="16DFFB04">
        <w:rPr>
          <w:rFonts w:ascii="Arial" w:eastAsia="Calibri" w:hAnsi="Arial" w:cs="Arial"/>
          <w:color w:val="000000" w:themeColor="text1"/>
          <w:sz w:val="22"/>
          <w:szCs w:val="22"/>
          <w:lang w:val="en-US"/>
        </w:rPr>
        <w:t xml:space="preserve"> was also among the strongest predictors of national AI trust (Section 2), and four in five people say they would trust AI more if assurance mechanisms such as standards, monitoring and independent checks were in place [1]. We therefore propose that regulators push AI companies on two fronts: assurance, so that systems are tested </w:t>
      </w:r>
      <w:r w:rsidR="39CA3385" w:rsidRPr="39CA3385">
        <w:rPr>
          <w:rFonts w:ascii="Arial" w:eastAsia="Calibri" w:hAnsi="Arial" w:cs="Arial"/>
          <w:color w:val="000000" w:themeColor="text1"/>
          <w:sz w:val="22"/>
          <w:szCs w:val="22"/>
          <w:lang w:val="en-US"/>
        </w:rPr>
        <w:t xml:space="preserve">by authorities </w:t>
      </w:r>
      <w:r w:rsidRPr="16DFFB04">
        <w:rPr>
          <w:rFonts w:ascii="Arial" w:eastAsia="Calibri" w:hAnsi="Arial" w:cs="Arial"/>
          <w:color w:val="000000" w:themeColor="text1"/>
          <w:sz w:val="22"/>
          <w:szCs w:val="22"/>
          <w:lang w:val="en-US"/>
        </w:rPr>
        <w:t xml:space="preserve">and the results can be checked by </w:t>
      </w:r>
      <w:r w:rsidR="195CE151" w:rsidRPr="195CE151">
        <w:rPr>
          <w:rFonts w:ascii="Arial" w:eastAsia="Calibri" w:hAnsi="Arial" w:cs="Arial"/>
          <w:color w:val="000000" w:themeColor="text1"/>
          <w:sz w:val="22"/>
          <w:szCs w:val="22"/>
          <w:lang w:val="en-US"/>
        </w:rPr>
        <w:t>the public</w:t>
      </w:r>
      <w:r w:rsidRPr="16DFFB04">
        <w:rPr>
          <w:rFonts w:ascii="Arial" w:eastAsia="Calibri" w:hAnsi="Arial" w:cs="Arial"/>
          <w:color w:val="000000" w:themeColor="text1"/>
          <w:sz w:val="22"/>
          <w:szCs w:val="22"/>
          <w:lang w:val="en-US"/>
        </w:rPr>
        <w:t xml:space="preserve">, and accountability, so that companies face liability or penalties when their AI causes harm. Two examples </w:t>
      </w:r>
      <w:r w:rsidR="195CE151" w:rsidRPr="195CE151">
        <w:rPr>
          <w:rFonts w:ascii="Arial" w:eastAsia="Calibri" w:hAnsi="Arial" w:cs="Arial"/>
          <w:color w:val="000000" w:themeColor="text1"/>
          <w:sz w:val="22"/>
          <w:szCs w:val="22"/>
          <w:lang w:val="en-US"/>
        </w:rPr>
        <w:t>are demonstrated below</w:t>
      </w:r>
      <w:r w:rsidRPr="16DFFB04">
        <w:rPr>
          <w:rFonts w:ascii="Arial" w:eastAsia="Calibri" w:hAnsi="Arial" w:cs="Arial"/>
          <w:color w:val="000000" w:themeColor="text1"/>
          <w:sz w:val="22"/>
          <w:szCs w:val="22"/>
          <w:lang w:val="en-US"/>
        </w:rPr>
        <w:t>:</w:t>
      </w:r>
    </w:p>
    <w:p w14:paraId="07DBE404" w14:textId="50D5BC98" w:rsidR="0A7012BA" w:rsidRDefault="0A7012BA" w:rsidP="26F4A112">
      <w:pPr>
        <w:pStyle w:val="ListParagraph"/>
        <w:numPr>
          <w:ilvl w:val="0"/>
          <w:numId w:val="18"/>
        </w:numPr>
        <w:spacing w:line="276" w:lineRule="auto"/>
        <w:jc w:val="both"/>
        <w:rPr>
          <w:rFonts w:ascii="Arial" w:eastAsia="Calibri" w:hAnsi="Arial" w:cs="Arial"/>
          <w:sz w:val="22"/>
          <w:szCs w:val="22"/>
          <w:lang w:val="en-US"/>
        </w:rPr>
      </w:pPr>
      <w:r w:rsidRPr="2F090290">
        <w:rPr>
          <w:rFonts w:ascii="Arial" w:eastAsia="Calibri" w:hAnsi="Arial" w:cs="Arial"/>
          <w:b/>
          <w:bCs/>
          <w:sz w:val="22"/>
          <w:szCs w:val="22"/>
          <w:lang w:val="en-US"/>
        </w:rPr>
        <w:t>Testing and transparency</w:t>
      </w:r>
      <w:r w:rsidRPr="0A7012BA">
        <w:rPr>
          <w:rFonts w:ascii="Arial" w:eastAsia="Calibri" w:hAnsi="Arial" w:cs="Arial"/>
          <w:sz w:val="22"/>
          <w:szCs w:val="22"/>
          <w:lang w:val="en-US"/>
        </w:rPr>
        <w:t xml:space="preserve">. </w:t>
      </w:r>
      <w:r w:rsidR="39BD7595" w:rsidRPr="39BD7595">
        <w:rPr>
          <w:rFonts w:ascii="Arial" w:eastAsia="Calibri" w:hAnsi="Arial" w:cs="Arial"/>
          <w:sz w:val="22"/>
          <w:szCs w:val="22"/>
          <w:lang w:val="en-US"/>
        </w:rPr>
        <w:t xml:space="preserve">Singapore’s AI Verify, launched by IMDA and PDPC in 2022, </w:t>
      </w:r>
      <w:r w:rsidRPr="0A7012BA">
        <w:rPr>
          <w:rFonts w:ascii="Arial" w:eastAsia="Calibri" w:hAnsi="Arial" w:cs="Arial"/>
          <w:sz w:val="22"/>
          <w:szCs w:val="22"/>
          <w:lang w:val="en-US"/>
        </w:rPr>
        <w:t xml:space="preserve">is a testing framework and toolkit that companies can adopt voluntarily. A </w:t>
      </w:r>
      <w:r w:rsidR="39BD7595" w:rsidRPr="39BD7595">
        <w:rPr>
          <w:rFonts w:ascii="Arial" w:eastAsia="Calibri" w:hAnsi="Arial" w:cs="Arial"/>
          <w:sz w:val="22"/>
          <w:szCs w:val="22"/>
          <w:lang w:val="en-US"/>
        </w:rPr>
        <w:t xml:space="preserve">company </w:t>
      </w:r>
      <w:r w:rsidRPr="0A7012BA">
        <w:rPr>
          <w:rFonts w:ascii="Arial" w:eastAsia="Calibri" w:hAnsi="Arial" w:cs="Arial"/>
          <w:sz w:val="22"/>
          <w:szCs w:val="22"/>
          <w:lang w:val="en-US"/>
        </w:rPr>
        <w:t xml:space="preserve">runs technical tests on </w:t>
      </w:r>
      <w:r w:rsidR="39BD7595" w:rsidRPr="39BD7595">
        <w:rPr>
          <w:rFonts w:ascii="Arial" w:eastAsia="Calibri" w:hAnsi="Arial" w:cs="Arial"/>
          <w:sz w:val="22"/>
          <w:szCs w:val="22"/>
          <w:lang w:val="en-US"/>
        </w:rPr>
        <w:t>its own AI system</w:t>
      </w:r>
      <w:r w:rsidRPr="0A7012BA">
        <w:rPr>
          <w:rFonts w:ascii="Arial" w:eastAsia="Calibri" w:hAnsi="Arial" w:cs="Arial"/>
          <w:sz w:val="22"/>
          <w:szCs w:val="22"/>
          <w:lang w:val="en-US"/>
        </w:rPr>
        <w:t xml:space="preserve">, such as fairness and robustness, and completes process checks on how the system is governed, such as who is accountable for it. It can then choose to </w:t>
      </w:r>
      <w:r w:rsidR="39BD7595" w:rsidRPr="39BD7595">
        <w:rPr>
          <w:rFonts w:ascii="Arial" w:eastAsia="Calibri" w:hAnsi="Arial" w:cs="Arial"/>
          <w:sz w:val="22"/>
          <w:szCs w:val="22"/>
          <w:lang w:val="en-US"/>
        </w:rPr>
        <w:t>share the results</w:t>
      </w:r>
      <w:r w:rsidRPr="0A7012BA">
        <w:rPr>
          <w:rFonts w:ascii="Arial" w:eastAsia="Calibri" w:hAnsi="Arial" w:cs="Arial"/>
          <w:sz w:val="22"/>
          <w:szCs w:val="22"/>
          <w:lang w:val="en-US"/>
        </w:rPr>
        <w:t xml:space="preserve"> with customers and regulators. This </w:t>
      </w:r>
      <w:r w:rsidR="60509288" w:rsidRPr="60509288">
        <w:rPr>
          <w:rFonts w:ascii="Arial" w:eastAsia="Calibri" w:hAnsi="Arial" w:cs="Arial"/>
          <w:sz w:val="22"/>
          <w:szCs w:val="22"/>
          <w:lang w:val="en-US"/>
        </w:rPr>
        <w:t>provides</w:t>
      </w:r>
      <w:r w:rsidRPr="0A7012BA">
        <w:rPr>
          <w:rFonts w:ascii="Arial" w:eastAsia="Calibri" w:hAnsi="Arial" w:cs="Arial"/>
          <w:sz w:val="22"/>
          <w:szCs w:val="22"/>
          <w:lang w:val="en-US"/>
        </w:rPr>
        <w:t xml:space="preserve"> the public </w:t>
      </w:r>
      <w:r w:rsidR="60509288" w:rsidRPr="60509288">
        <w:rPr>
          <w:rFonts w:ascii="Arial" w:eastAsia="Calibri" w:hAnsi="Arial" w:cs="Arial"/>
          <w:sz w:val="22"/>
          <w:szCs w:val="22"/>
          <w:lang w:val="en-US"/>
        </w:rPr>
        <w:t>with objective metrics</w:t>
      </w:r>
      <w:r w:rsidRPr="0A7012BA">
        <w:rPr>
          <w:rFonts w:ascii="Arial" w:eastAsia="Calibri" w:hAnsi="Arial" w:cs="Arial"/>
          <w:sz w:val="22"/>
          <w:szCs w:val="22"/>
          <w:lang w:val="en-US"/>
        </w:rPr>
        <w:t xml:space="preserve"> instead of relying on </w:t>
      </w:r>
      <w:r w:rsidR="60509288" w:rsidRPr="60509288">
        <w:rPr>
          <w:rFonts w:ascii="Arial" w:eastAsia="Calibri" w:hAnsi="Arial" w:cs="Arial"/>
          <w:sz w:val="22"/>
          <w:szCs w:val="22"/>
          <w:lang w:val="en-US"/>
        </w:rPr>
        <w:t>self-reported claims, enabling</w:t>
      </w:r>
      <w:r w:rsidRPr="0A7012BA">
        <w:rPr>
          <w:rFonts w:ascii="Arial" w:eastAsia="Calibri" w:hAnsi="Arial" w:cs="Arial"/>
          <w:sz w:val="22"/>
          <w:szCs w:val="22"/>
          <w:lang w:val="en-US"/>
        </w:rPr>
        <w:t xml:space="preserve"> companies that govern their AI </w:t>
      </w:r>
      <w:r w:rsidR="60509288" w:rsidRPr="60509288">
        <w:rPr>
          <w:rFonts w:ascii="Arial" w:eastAsia="Calibri" w:hAnsi="Arial" w:cs="Arial"/>
          <w:sz w:val="22"/>
          <w:szCs w:val="22"/>
          <w:lang w:val="en-US"/>
        </w:rPr>
        <w:t>effectively to demonstrate</w:t>
      </w:r>
      <w:r w:rsidRPr="0A7012BA">
        <w:rPr>
          <w:rFonts w:ascii="Arial" w:eastAsia="Calibri" w:hAnsi="Arial" w:cs="Arial"/>
          <w:sz w:val="22"/>
          <w:szCs w:val="22"/>
          <w:lang w:val="en-US"/>
        </w:rPr>
        <w:t xml:space="preserve"> it, which supports calibrated </w:t>
      </w:r>
      <w:proofErr w:type="gramStart"/>
      <w:r w:rsidRPr="0A7012BA">
        <w:rPr>
          <w:rFonts w:ascii="Arial" w:eastAsia="Calibri" w:hAnsi="Arial" w:cs="Arial"/>
          <w:sz w:val="22"/>
          <w:szCs w:val="22"/>
          <w:lang w:val="en-US"/>
        </w:rPr>
        <w:t>trust[</w:t>
      </w:r>
      <w:proofErr w:type="gramEnd"/>
      <w:r w:rsidRPr="0A7012BA">
        <w:rPr>
          <w:rFonts w:ascii="Arial" w:eastAsia="Calibri" w:hAnsi="Arial" w:cs="Arial"/>
          <w:sz w:val="22"/>
          <w:szCs w:val="22"/>
          <w:lang w:val="en-US"/>
        </w:rPr>
        <w:t>16].</w:t>
      </w:r>
    </w:p>
    <w:p w14:paraId="2114D947" w14:textId="3D4EA6F1" w:rsidR="39BD7595" w:rsidRDefault="39BD7595" w:rsidP="26F4A112">
      <w:pPr>
        <w:pStyle w:val="ListParagraph"/>
        <w:spacing w:line="276" w:lineRule="auto"/>
        <w:jc w:val="both"/>
        <w:rPr>
          <w:rFonts w:ascii="Arial" w:eastAsia="Calibri" w:hAnsi="Arial" w:cs="Arial"/>
          <w:sz w:val="22"/>
          <w:szCs w:val="22"/>
          <w:lang w:val="en-US"/>
        </w:rPr>
      </w:pPr>
    </w:p>
    <w:p w14:paraId="1A294B38" w14:textId="7AE2AC21" w:rsidR="07185018" w:rsidRPr="007C10B3" w:rsidRDefault="07185018" w:rsidP="26F4A112">
      <w:pPr>
        <w:pStyle w:val="ListParagraph"/>
        <w:numPr>
          <w:ilvl w:val="0"/>
          <w:numId w:val="18"/>
        </w:numPr>
        <w:spacing w:line="276" w:lineRule="auto"/>
        <w:jc w:val="both"/>
        <w:rPr>
          <w:rFonts w:ascii="Arial" w:eastAsia="Calibri" w:hAnsi="Arial" w:cs="Arial"/>
          <w:sz w:val="22"/>
          <w:szCs w:val="22"/>
          <w:lang w:val="en-US"/>
        </w:rPr>
      </w:pPr>
      <w:r w:rsidRPr="007C10B3">
        <w:rPr>
          <w:rFonts w:ascii="Arial" w:eastAsia="Calibri" w:hAnsi="Arial" w:cs="Arial"/>
          <w:b/>
          <w:bCs/>
          <w:sz w:val="22"/>
          <w:szCs w:val="22"/>
          <w:lang w:val="en-US"/>
        </w:rPr>
        <w:t>Clear liability.</w:t>
      </w:r>
      <w:r w:rsidRPr="007C10B3">
        <w:rPr>
          <w:rFonts w:ascii="Arial" w:eastAsia="Calibri" w:hAnsi="Arial" w:cs="Arial"/>
          <w:sz w:val="22"/>
          <w:szCs w:val="22"/>
          <w:lang w:val="en-US"/>
        </w:rPr>
        <w:t xml:space="preserve"> In the </w:t>
      </w:r>
      <w:r w:rsidRPr="007C10B3">
        <w:rPr>
          <w:rFonts w:ascii="Arial" w:eastAsia="Calibri" w:hAnsi="Arial" w:cs="Arial"/>
          <w:i/>
          <w:iCs/>
          <w:sz w:val="22"/>
          <w:szCs w:val="22"/>
          <w:lang w:val="en-US"/>
        </w:rPr>
        <w:t>Moffatt v. Air Canada</w:t>
      </w:r>
      <w:r w:rsidRPr="007C10B3">
        <w:rPr>
          <w:rFonts w:ascii="Arial" w:eastAsia="Calibri" w:hAnsi="Arial" w:cs="Arial"/>
          <w:sz w:val="22"/>
          <w:szCs w:val="22"/>
          <w:lang w:val="en-US"/>
        </w:rPr>
        <w:t xml:space="preserve"> (2024) lawsuit, the airline argued its chatbot was responsible for its own misleading advice. But the tribunal rejected this and held the airline liable for negligent misrepresentation [</w:t>
      </w:r>
      <w:r w:rsidR="00A3787B">
        <w:rPr>
          <w:rFonts w:ascii="Arial" w:eastAsia="Calibri" w:hAnsi="Arial" w:cs="Arial"/>
          <w:sz w:val="22"/>
          <w:szCs w:val="22"/>
          <w:lang w:val="en-US"/>
        </w:rPr>
        <w:t>1</w:t>
      </w:r>
      <w:r w:rsidR="00D12E22">
        <w:rPr>
          <w:rFonts w:ascii="Arial" w:eastAsia="Calibri" w:hAnsi="Arial" w:cs="Arial"/>
          <w:sz w:val="22"/>
          <w:szCs w:val="22"/>
          <w:lang w:val="en-US"/>
        </w:rPr>
        <w:t>7</w:t>
      </w:r>
      <w:r w:rsidRPr="007C10B3">
        <w:rPr>
          <w:rFonts w:ascii="Arial" w:eastAsia="Calibri" w:hAnsi="Arial" w:cs="Arial"/>
          <w:sz w:val="22"/>
          <w:szCs w:val="22"/>
          <w:lang w:val="en-US"/>
        </w:rPr>
        <w:t>]. Hence, when organisations are accountable for what their AI says, they have a direct incentive to make it accurate, and users can rely on it knowing they have recourse if it is wrong.</w:t>
      </w:r>
    </w:p>
    <w:p w14:paraId="07E6EC51" w14:textId="4ED32DB2" w:rsidR="07185018" w:rsidRPr="007C10B3" w:rsidRDefault="07185018" w:rsidP="07185018">
      <w:pPr>
        <w:jc w:val="both"/>
        <w:rPr>
          <w:rFonts w:ascii="Arial" w:eastAsia="Arial" w:hAnsi="Arial" w:cs="Arial"/>
          <w:color w:val="000000" w:themeColor="text1"/>
          <w:sz w:val="22"/>
          <w:szCs w:val="22"/>
          <w:lang w:val="en-US"/>
        </w:rPr>
      </w:pPr>
    </w:p>
    <w:p w14:paraId="0E07766A" w14:textId="36574201" w:rsidR="07185018" w:rsidRPr="00A15EC1" w:rsidRDefault="07185018" w:rsidP="000C0C31">
      <w:pPr>
        <w:pStyle w:val="Heading2"/>
        <w:spacing w:after="100"/>
        <w:rPr>
          <w:b/>
          <w:bCs/>
        </w:rPr>
      </w:pPr>
      <w:r w:rsidRPr="00A15EC1">
        <w:rPr>
          <w:b/>
          <w:bCs/>
        </w:rPr>
        <w:t>5.2 Designing AI that signals when to trust it</w:t>
      </w:r>
    </w:p>
    <w:p w14:paraId="491BD90F" w14:textId="71F65D1B" w:rsidR="00834C63" w:rsidRPr="00834C63" w:rsidRDefault="07185018" w:rsidP="4A0687D4">
      <w:pPr>
        <w:spacing w:after="160" w:line="276" w:lineRule="auto"/>
        <w:jc w:val="both"/>
      </w:pPr>
      <w:r w:rsidRPr="007C10B3">
        <w:rPr>
          <w:rFonts w:ascii="Arial" w:eastAsia="Calibri" w:hAnsi="Arial" w:cs="Arial"/>
          <w:color w:val="000000" w:themeColor="text1"/>
          <w:sz w:val="22"/>
          <w:szCs w:val="22"/>
          <w:lang w:val="en-US"/>
        </w:rPr>
        <w:t>Section 3.3 found that how AI response shape trust directly: cited sources sharply reduce skepticism, while hedging language increases it instead. The query context matters as well: higher decision stakes increase skepticism, but time pressure reduces it, so users check least when they are in a hurry. Hence, the development of AI should focus not only on accuracy, but also on indicating when the model is unreliable.</w:t>
      </w:r>
    </w:p>
    <w:p w14:paraId="2425A24B" w14:textId="48DDFE30" w:rsidR="07185018" w:rsidRPr="007C10B3" w:rsidRDefault="07185018" w:rsidP="07185018">
      <w:pPr>
        <w:spacing w:after="160"/>
        <w:jc w:val="both"/>
        <w:rPr>
          <w:rFonts w:ascii="Arial" w:hAnsi="Arial" w:cs="Arial"/>
        </w:rPr>
      </w:pPr>
      <w:r w:rsidRPr="007C10B3">
        <w:rPr>
          <w:rFonts w:ascii="Arial" w:eastAsia="Calibri" w:hAnsi="Arial" w:cs="Arial"/>
          <w:b/>
          <w:bCs/>
          <w:color w:val="000000" w:themeColor="text1"/>
          <w:sz w:val="22"/>
          <w:szCs w:val="22"/>
          <w:lang w:val="en-US"/>
        </w:rPr>
        <w:t xml:space="preserve">B1. </w:t>
      </w:r>
      <w:r w:rsidRPr="007C10B3">
        <w:rPr>
          <w:rFonts w:ascii="Arial" w:eastAsia="Calibri" w:hAnsi="Arial" w:cs="Arial"/>
          <w:b/>
          <w:color w:val="000000" w:themeColor="text1"/>
          <w:sz w:val="22"/>
          <w:szCs w:val="22"/>
          <w:lang w:val="en-US"/>
        </w:rPr>
        <w:t>Make sources real and checkable</w:t>
      </w:r>
      <w:r w:rsidRPr="007C10B3">
        <w:rPr>
          <w:rFonts w:ascii="Arial" w:eastAsia="Calibri" w:hAnsi="Arial" w:cs="Arial"/>
          <w:b/>
          <w:bCs/>
          <w:color w:val="000000" w:themeColor="text1"/>
          <w:sz w:val="22"/>
          <w:szCs w:val="22"/>
          <w:lang w:val="en-US"/>
        </w:rPr>
        <w:t xml:space="preserve"> (AI developers</w:t>
      </w:r>
      <w:r w:rsidR="39DC74F2" w:rsidRPr="007C10B3">
        <w:rPr>
          <w:rFonts w:ascii="Arial" w:eastAsia="Calibri" w:hAnsi="Arial" w:cs="Arial"/>
          <w:b/>
          <w:bCs/>
          <w:color w:val="000000" w:themeColor="text1"/>
          <w:sz w:val="22"/>
          <w:szCs w:val="22"/>
          <w:lang w:val="en-US"/>
        </w:rPr>
        <w:t>)</w:t>
      </w:r>
    </w:p>
    <w:p w14:paraId="23F06A48" w14:textId="4CEC5BC0" w:rsidR="07185018" w:rsidRPr="007C10B3" w:rsidRDefault="07185018" w:rsidP="07185018">
      <w:pPr>
        <w:spacing w:after="160"/>
        <w:jc w:val="both"/>
        <w:rPr>
          <w:rFonts w:ascii="Arial" w:hAnsi="Arial" w:cs="Arial"/>
        </w:rPr>
      </w:pPr>
      <w:r w:rsidRPr="007C10B3">
        <w:rPr>
          <w:rFonts w:ascii="Arial" w:eastAsia="Calibri" w:hAnsi="Arial" w:cs="Arial"/>
          <w:color w:val="000000" w:themeColor="text1"/>
          <w:sz w:val="22"/>
          <w:szCs w:val="22"/>
          <w:lang w:val="en-US"/>
        </w:rPr>
        <w:t xml:space="preserve">We found that Citations were one of the strongest trust levers in Section 3: a sourced response was about 36 times less likely to leave a user highly skeptical. That makes fake or irrelevant citations especially dangerous. In the case </w:t>
      </w:r>
      <w:r w:rsidRPr="007C10B3">
        <w:rPr>
          <w:rFonts w:ascii="Arial" w:eastAsia="Calibri" w:hAnsi="Arial" w:cs="Arial"/>
          <w:i/>
          <w:iCs/>
          <w:color w:val="000000" w:themeColor="text1"/>
          <w:sz w:val="22"/>
          <w:szCs w:val="22"/>
          <w:lang w:val="en-US"/>
        </w:rPr>
        <w:t>Mata v. Avianca</w:t>
      </w:r>
      <w:r w:rsidRPr="007C10B3">
        <w:rPr>
          <w:rFonts w:ascii="Arial" w:eastAsia="Calibri" w:hAnsi="Arial" w:cs="Arial"/>
          <w:color w:val="000000" w:themeColor="text1"/>
          <w:sz w:val="22"/>
          <w:szCs w:val="22"/>
          <w:lang w:val="en-US"/>
        </w:rPr>
        <w:t xml:space="preserve"> (2023), lawyers filed a brief citing court cases that ChatGPT had invented, and the chatbot even assured them the cases were real [</w:t>
      </w:r>
      <w:r w:rsidR="00D12E22">
        <w:rPr>
          <w:rFonts w:ascii="Arial" w:eastAsia="Calibri" w:hAnsi="Arial" w:cs="Arial"/>
          <w:color w:val="000000" w:themeColor="text1"/>
          <w:sz w:val="22"/>
          <w:szCs w:val="22"/>
          <w:lang w:val="en-US"/>
        </w:rPr>
        <w:t>18</w:t>
      </w:r>
      <w:r w:rsidRPr="007C10B3">
        <w:rPr>
          <w:rFonts w:ascii="Arial" w:eastAsia="Calibri" w:hAnsi="Arial" w:cs="Arial"/>
          <w:color w:val="000000" w:themeColor="text1"/>
          <w:sz w:val="22"/>
          <w:szCs w:val="22"/>
          <w:lang w:val="en-US"/>
        </w:rPr>
        <w:t>]. Sources should therefore link to retrievable documents that support the specific claim</w:t>
      </w:r>
      <w:r w:rsidR="5D543B6E" w:rsidRPr="007C10B3">
        <w:rPr>
          <w:rFonts w:ascii="Arial" w:eastAsia="Calibri" w:hAnsi="Arial" w:cs="Arial"/>
          <w:color w:val="000000" w:themeColor="text1"/>
          <w:sz w:val="22"/>
          <w:szCs w:val="22"/>
          <w:lang w:val="en-US"/>
        </w:rPr>
        <w:t xml:space="preserve">, </w:t>
      </w:r>
      <w:r w:rsidR="72174BA7" w:rsidRPr="007C10B3">
        <w:rPr>
          <w:rFonts w:ascii="Arial" w:eastAsia="Calibri" w:hAnsi="Arial" w:cs="Arial"/>
          <w:color w:val="000000" w:themeColor="text1"/>
          <w:sz w:val="22"/>
          <w:szCs w:val="22"/>
          <w:lang w:val="en-US"/>
        </w:rPr>
        <w:t>helping</w:t>
      </w:r>
      <w:r w:rsidR="5D543B6E" w:rsidRPr="007C10B3">
        <w:rPr>
          <w:rFonts w:ascii="Arial" w:eastAsia="Calibri" w:hAnsi="Arial" w:cs="Arial"/>
          <w:color w:val="000000" w:themeColor="text1"/>
          <w:sz w:val="22"/>
          <w:szCs w:val="22"/>
          <w:lang w:val="en-US"/>
        </w:rPr>
        <w:t xml:space="preserve"> users catch errors rather than simply raising trust. </w:t>
      </w:r>
      <w:r w:rsidRPr="007C10B3">
        <w:rPr>
          <w:rFonts w:ascii="Arial" w:eastAsia="Calibri" w:hAnsi="Arial" w:cs="Arial"/>
          <w:color w:val="000000" w:themeColor="text1"/>
          <w:sz w:val="22"/>
          <w:szCs w:val="22"/>
          <w:lang w:val="en-US"/>
        </w:rPr>
        <w:t>Checking should also be convenient, as in Google Gemini's "double-check response" feature, which compares the answer with Google Search results and highlights supported or contradicted statements [</w:t>
      </w:r>
      <w:r w:rsidR="00D12E22">
        <w:rPr>
          <w:rFonts w:ascii="Arial" w:eastAsia="Calibri" w:hAnsi="Arial" w:cs="Arial"/>
          <w:color w:val="000000" w:themeColor="text1"/>
          <w:sz w:val="22"/>
          <w:szCs w:val="22"/>
          <w:lang w:val="en-US"/>
        </w:rPr>
        <w:t>19</w:t>
      </w:r>
      <w:r w:rsidRPr="007C10B3">
        <w:rPr>
          <w:rFonts w:ascii="Arial" w:eastAsia="Calibri" w:hAnsi="Arial" w:cs="Arial"/>
          <w:color w:val="000000" w:themeColor="text1"/>
          <w:sz w:val="22"/>
          <w:szCs w:val="22"/>
          <w:lang w:val="en-US"/>
        </w:rPr>
        <w:t>].</w:t>
      </w:r>
    </w:p>
    <w:p w14:paraId="4D5D5F34" w14:textId="798823D6" w:rsidR="07185018" w:rsidRPr="007C10B3" w:rsidRDefault="07185018" w:rsidP="07185018">
      <w:pPr>
        <w:spacing w:after="160"/>
        <w:jc w:val="both"/>
        <w:rPr>
          <w:rFonts w:ascii="Arial" w:eastAsia="Calibri" w:hAnsi="Arial" w:cs="Arial"/>
          <w:color w:val="000000" w:themeColor="text1"/>
          <w:sz w:val="22"/>
          <w:szCs w:val="22"/>
          <w:lang w:val="en-US"/>
        </w:rPr>
      </w:pPr>
      <w:r w:rsidRPr="007C10B3">
        <w:rPr>
          <w:rFonts w:ascii="Arial" w:eastAsia="Calibri" w:hAnsi="Arial" w:cs="Arial"/>
          <w:b/>
          <w:bCs/>
          <w:color w:val="000000" w:themeColor="text1"/>
          <w:sz w:val="22"/>
          <w:szCs w:val="22"/>
          <w:lang w:val="en-US"/>
        </w:rPr>
        <w:t xml:space="preserve">B2. Reduce sycophancy and surface </w:t>
      </w:r>
      <w:r w:rsidR="00A3787B" w:rsidRPr="007C10B3">
        <w:rPr>
          <w:rFonts w:ascii="Arial" w:eastAsia="Calibri" w:hAnsi="Arial" w:cs="Arial"/>
          <w:b/>
          <w:bCs/>
          <w:color w:val="000000" w:themeColor="text1"/>
          <w:sz w:val="22"/>
          <w:szCs w:val="22"/>
          <w:lang w:val="en-US"/>
        </w:rPr>
        <w:t>counterevidence</w:t>
      </w:r>
      <w:r w:rsidRPr="007C10B3">
        <w:rPr>
          <w:rFonts w:ascii="Arial" w:eastAsia="Calibri" w:hAnsi="Arial" w:cs="Arial"/>
          <w:b/>
          <w:bCs/>
          <w:color w:val="000000" w:themeColor="text1"/>
          <w:sz w:val="22"/>
          <w:szCs w:val="22"/>
          <w:lang w:val="en-US"/>
        </w:rPr>
        <w:t xml:space="preserve"> (AI developers</w:t>
      </w:r>
      <w:r w:rsidR="303C1656" w:rsidRPr="007C10B3">
        <w:rPr>
          <w:rFonts w:ascii="Arial" w:eastAsia="Calibri" w:hAnsi="Arial" w:cs="Arial"/>
          <w:b/>
          <w:bCs/>
          <w:color w:val="000000" w:themeColor="text1"/>
          <w:sz w:val="22"/>
          <w:szCs w:val="22"/>
          <w:lang w:val="en-US"/>
        </w:rPr>
        <w:t>)</w:t>
      </w:r>
    </w:p>
    <w:p w14:paraId="18943C8B" w14:textId="70C7A9E8" w:rsidR="07185018" w:rsidRPr="007C10B3" w:rsidRDefault="07185018" w:rsidP="05E9E4FA">
      <w:pPr>
        <w:spacing w:after="160" w:line="276" w:lineRule="auto"/>
        <w:jc w:val="both"/>
        <w:rPr>
          <w:rFonts w:ascii="Arial" w:hAnsi="Arial" w:cs="Arial"/>
        </w:rPr>
      </w:pPr>
      <w:r w:rsidRPr="007C10B3">
        <w:rPr>
          <w:rFonts w:ascii="Arial" w:eastAsia="Calibri" w:hAnsi="Arial" w:cs="Arial"/>
          <w:color w:val="000000" w:themeColor="text1"/>
          <w:sz w:val="22"/>
          <w:szCs w:val="22"/>
          <w:lang w:val="en-US"/>
        </w:rPr>
        <w:t>Language models trained on human feedback tend to tell users what they want to hear, partly because people rate agreeable answers more highly [</w:t>
      </w:r>
      <w:r w:rsidR="00A3787B">
        <w:rPr>
          <w:rFonts w:ascii="Arial" w:eastAsia="Calibri" w:hAnsi="Arial" w:cs="Arial"/>
          <w:color w:val="000000" w:themeColor="text1"/>
          <w:sz w:val="22"/>
          <w:szCs w:val="22"/>
          <w:lang w:val="en-US"/>
        </w:rPr>
        <w:t>2</w:t>
      </w:r>
      <w:r w:rsidR="00D12E22">
        <w:rPr>
          <w:rFonts w:ascii="Arial" w:eastAsia="Calibri" w:hAnsi="Arial" w:cs="Arial"/>
          <w:color w:val="000000" w:themeColor="text1"/>
          <w:sz w:val="22"/>
          <w:szCs w:val="22"/>
          <w:lang w:val="en-US"/>
        </w:rPr>
        <w:t>0</w:t>
      </w:r>
      <w:r w:rsidRPr="007C10B3">
        <w:rPr>
          <w:rFonts w:ascii="Arial" w:eastAsia="Calibri" w:hAnsi="Arial" w:cs="Arial"/>
          <w:color w:val="000000" w:themeColor="text1"/>
          <w:sz w:val="22"/>
          <w:szCs w:val="22"/>
          <w:lang w:val="en-US"/>
        </w:rPr>
        <w:t>]. In April 2025, OpenAI rolled back a GPT-4o update after it became noticeably sycophantic; a reward signal based on users' thumbs-up feedback had contributed, because "user feedback in particular can sometimes favor more agreeable responses" [</w:t>
      </w:r>
      <w:r w:rsidR="00A3787B">
        <w:rPr>
          <w:rFonts w:ascii="Arial" w:eastAsia="Calibri" w:hAnsi="Arial" w:cs="Arial"/>
          <w:color w:val="000000" w:themeColor="text1"/>
          <w:sz w:val="22"/>
          <w:szCs w:val="22"/>
          <w:lang w:val="en-US"/>
        </w:rPr>
        <w:t>23</w:t>
      </w:r>
      <w:r w:rsidRPr="007C10B3">
        <w:rPr>
          <w:rFonts w:ascii="Arial" w:eastAsia="Calibri" w:hAnsi="Arial" w:cs="Arial"/>
          <w:color w:val="000000" w:themeColor="text1"/>
          <w:sz w:val="22"/>
          <w:szCs w:val="22"/>
          <w:lang w:val="en-US"/>
        </w:rPr>
        <w:t xml:space="preserve">]. An AI that flatters </w:t>
      </w:r>
      <w:proofErr w:type="gramStart"/>
      <w:r w:rsidRPr="007C10B3">
        <w:rPr>
          <w:rFonts w:ascii="Arial" w:eastAsia="Calibri" w:hAnsi="Arial" w:cs="Arial"/>
          <w:color w:val="000000" w:themeColor="text1"/>
          <w:sz w:val="22"/>
          <w:szCs w:val="22"/>
          <w:lang w:val="en-US"/>
        </w:rPr>
        <w:t>is</w:t>
      </w:r>
      <w:proofErr w:type="gramEnd"/>
      <w:r w:rsidRPr="007C10B3">
        <w:rPr>
          <w:rFonts w:ascii="Arial" w:eastAsia="Calibri" w:hAnsi="Arial" w:cs="Arial"/>
          <w:color w:val="000000" w:themeColor="text1"/>
          <w:sz w:val="22"/>
          <w:szCs w:val="22"/>
          <w:lang w:val="en-US"/>
        </w:rPr>
        <w:t xml:space="preserve"> most dangerous for Uncritical Enthusiasts, who rely on AI without questioning it (Section 4). We propose that developers test for sycophancy before every release, as OpenAI has since committed to do [</w:t>
      </w:r>
      <w:r w:rsidR="00A3787B">
        <w:rPr>
          <w:rFonts w:ascii="Arial" w:eastAsia="Calibri" w:hAnsi="Arial" w:cs="Arial"/>
          <w:color w:val="000000" w:themeColor="text1"/>
          <w:sz w:val="22"/>
          <w:szCs w:val="22"/>
          <w:lang w:val="en-US"/>
        </w:rPr>
        <w:t>2</w:t>
      </w:r>
      <w:r w:rsidR="00D12E22">
        <w:rPr>
          <w:rFonts w:ascii="Arial" w:eastAsia="Calibri" w:hAnsi="Arial" w:cs="Arial"/>
          <w:color w:val="000000" w:themeColor="text1"/>
          <w:sz w:val="22"/>
          <w:szCs w:val="22"/>
          <w:lang w:val="en-US"/>
        </w:rPr>
        <w:t>1</w:t>
      </w:r>
      <w:r w:rsidRPr="007C10B3">
        <w:rPr>
          <w:rFonts w:ascii="Arial" w:eastAsia="Calibri" w:hAnsi="Arial" w:cs="Arial"/>
          <w:color w:val="000000" w:themeColor="text1"/>
          <w:sz w:val="22"/>
          <w:szCs w:val="22"/>
          <w:lang w:val="en-US"/>
        </w:rPr>
        <w:t xml:space="preserve">], and that on contested or </w:t>
      </w:r>
      <w:r w:rsidR="00A3787B" w:rsidRPr="007C10B3">
        <w:rPr>
          <w:rFonts w:ascii="Arial" w:eastAsia="Calibri" w:hAnsi="Arial" w:cs="Arial"/>
          <w:color w:val="000000" w:themeColor="text1"/>
          <w:sz w:val="22"/>
          <w:szCs w:val="22"/>
          <w:lang w:val="en-US"/>
        </w:rPr>
        <w:t>high stakes</w:t>
      </w:r>
      <w:r w:rsidRPr="007C10B3">
        <w:rPr>
          <w:rFonts w:ascii="Arial" w:eastAsia="Calibri" w:hAnsi="Arial" w:cs="Arial"/>
          <w:color w:val="000000" w:themeColor="text1"/>
          <w:sz w:val="22"/>
          <w:szCs w:val="22"/>
          <w:lang w:val="en-US"/>
        </w:rPr>
        <w:t xml:space="preserve"> questions the system presents the strongest evidence against the user's apparent view rather than only confirming it.</w:t>
      </w:r>
    </w:p>
    <w:p w14:paraId="0AB6E4C3" w14:textId="0F94B9DE" w:rsidR="07185018" w:rsidRPr="007C10B3" w:rsidRDefault="032F823C" w:rsidP="05E9E4FA">
      <w:pPr>
        <w:spacing w:after="160" w:line="276" w:lineRule="auto"/>
        <w:jc w:val="both"/>
        <w:rPr>
          <w:rFonts w:ascii="Arial" w:hAnsi="Arial" w:cs="Arial"/>
        </w:rPr>
      </w:pPr>
      <w:r w:rsidRPr="007C10B3">
        <w:rPr>
          <w:rFonts w:ascii="Arial" w:eastAsia="Calibri" w:hAnsi="Arial" w:cs="Arial"/>
          <w:b/>
          <w:bCs/>
          <w:color w:val="000000" w:themeColor="text1"/>
          <w:sz w:val="22"/>
          <w:szCs w:val="22"/>
          <w:lang w:val="en-US"/>
        </w:rPr>
        <w:lastRenderedPageBreak/>
        <w:t>B3. Indicate limits clearly, especially where errors are expected (AI developers</w:t>
      </w:r>
      <w:r w:rsidR="10583C9F" w:rsidRPr="007C10B3">
        <w:rPr>
          <w:rFonts w:ascii="Arial" w:eastAsia="Calibri" w:hAnsi="Arial" w:cs="Arial"/>
          <w:b/>
          <w:bCs/>
          <w:color w:val="000000" w:themeColor="text1"/>
          <w:sz w:val="22"/>
          <w:szCs w:val="22"/>
          <w:lang w:val="en-US"/>
        </w:rPr>
        <w:t>)</w:t>
      </w:r>
    </w:p>
    <w:p w14:paraId="3272A757" w14:textId="373A6F0F" w:rsidR="07185018" w:rsidRPr="007C10B3" w:rsidRDefault="032F823C" w:rsidP="05E9E4FA">
      <w:pPr>
        <w:spacing w:after="160" w:line="276" w:lineRule="auto"/>
        <w:jc w:val="both"/>
        <w:rPr>
          <w:rFonts w:ascii="Arial" w:hAnsi="Arial" w:cs="Arial"/>
        </w:rPr>
      </w:pPr>
      <w:r w:rsidRPr="007C10B3">
        <w:rPr>
          <w:rFonts w:ascii="Arial" w:eastAsia="Calibri" w:hAnsi="Arial" w:cs="Arial"/>
          <w:color w:val="000000" w:themeColor="text1"/>
          <w:sz w:val="22"/>
          <w:szCs w:val="22"/>
          <w:lang w:val="en-US"/>
        </w:rPr>
        <w:t>Section 4.3.1 showed that detection of errors in AI response is what triggers trust loss. Small drops tend to recover fully while large ones do not, and that Uncritical Enthusiasts suffer the largest drops</w:t>
      </w:r>
      <w:r w:rsidR="00A3787B">
        <w:rPr>
          <w:rFonts w:ascii="Arial" w:eastAsia="Calibri" w:hAnsi="Arial" w:cs="Arial"/>
          <w:color w:val="000000" w:themeColor="text1"/>
          <w:sz w:val="22"/>
          <w:szCs w:val="22"/>
          <w:lang w:val="en-US"/>
        </w:rPr>
        <w:t xml:space="preserve"> </w:t>
      </w:r>
      <w:r w:rsidRPr="007C10B3">
        <w:rPr>
          <w:rFonts w:ascii="Arial" w:eastAsia="Calibri" w:hAnsi="Arial" w:cs="Arial"/>
          <w:color w:val="000000" w:themeColor="text1"/>
          <w:sz w:val="22"/>
          <w:szCs w:val="22"/>
          <w:lang w:val="en-US"/>
        </w:rPr>
        <w:t>(3.32). When Google first demonstrated its Bard chatbot in February 2023, the promotional demo stated that the James Webb Space Telescope took the first picture of a planet outside our solar system, which was false. Alphabet's shares fell 7.7 % that day afterwards, removing about US$100 billion in market value [</w:t>
      </w:r>
      <w:r w:rsidR="00A3787B">
        <w:rPr>
          <w:rFonts w:ascii="Arial" w:eastAsia="Calibri" w:hAnsi="Arial" w:cs="Arial"/>
          <w:color w:val="000000" w:themeColor="text1"/>
          <w:sz w:val="22"/>
          <w:szCs w:val="22"/>
          <w:lang w:val="en-US"/>
        </w:rPr>
        <w:t>2</w:t>
      </w:r>
      <w:r w:rsidR="00D12E22">
        <w:rPr>
          <w:rFonts w:ascii="Arial" w:eastAsia="Calibri" w:hAnsi="Arial" w:cs="Arial"/>
          <w:color w:val="000000" w:themeColor="text1"/>
          <w:sz w:val="22"/>
          <w:szCs w:val="22"/>
          <w:lang w:val="en-US"/>
        </w:rPr>
        <w:t>2</w:t>
      </w:r>
      <w:r w:rsidRPr="007C10B3">
        <w:rPr>
          <w:rFonts w:ascii="Arial" w:eastAsia="Calibri" w:hAnsi="Arial" w:cs="Arial"/>
          <w:color w:val="000000" w:themeColor="text1"/>
          <w:sz w:val="22"/>
          <w:szCs w:val="22"/>
          <w:lang w:val="en-US"/>
        </w:rPr>
        <w:t>]. AI systems should therefore:</w:t>
      </w:r>
    </w:p>
    <w:p w14:paraId="311635B6" w14:textId="7B18B4CD" w:rsidR="07185018" w:rsidRPr="007C10B3" w:rsidRDefault="032F823C" w:rsidP="05E9E4FA">
      <w:pPr>
        <w:pStyle w:val="ListParagraph"/>
        <w:numPr>
          <w:ilvl w:val="0"/>
          <w:numId w:val="17"/>
        </w:numPr>
        <w:spacing w:before="240" w:after="240" w:line="276" w:lineRule="auto"/>
        <w:jc w:val="both"/>
        <w:rPr>
          <w:rFonts w:ascii="Arial" w:hAnsi="Arial" w:cs="Arial"/>
        </w:rPr>
      </w:pPr>
      <w:r w:rsidRPr="007C10B3">
        <w:rPr>
          <w:rFonts w:ascii="Arial" w:eastAsia="Calibri" w:hAnsi="Arial" w:cs="Arial"/>
          <w:b/>
          <w:bCs/>
          <w:sz w:val="22"/>
          <w:szCs w:val="22"/>
          <w:lang w:val="en-US"/>
        </w:rPr>
        <w:t>Make clear what the system can do</w:t>
      </w:r>
      <w:r w:rsidRPr="007C10B3">
        <w:rPr>
          <w:rFonts w:ascii="Arial" w:eastAsia="Calibri" w:hAnsi="Arial" w:cs="Arial"/>
          <w:sz w:val="22"/>
          <w:szCs w:val="22"/>
          <w:lang w:val="en-US"/>
        </w:rPr>
        <w:t xml:space="preserve">: according to </w:t>
      </w:r>
      <w:r w:rsidRPr="007C10B3">
        <w:rPr>
          <w:rFonts w:ascii="Arial" w:eastAsia="Calibri" w:hAnsi="Arial" w:cs="Arial"/>
          <w:i/>
          <w:iCs/>
          <w:sz w:val="22"/>
          <w:szCs w:val="22"/>
          <w:lang w:val="en-US"/>
        </w:rPr>
        <w:t>Guidelines for Human-AI Interaction</w:t>
      </w:r>
      <w:r w:rsidRPr="007C10B3">
        <w:rPr>
          <w:rFonts w:ascii="Arial" w:eastAsia="Calibri" w:hAnsi="Arial" w:cs="Arial"/>
          <w:sz w:val="22"/>
          <w:szCs w:val="22"/>
          <w:lang w:val="en-US"/>
        </w:rPr>
        <w:t xml:space="preserve"> proposed by Amershi et al., AI systems should explicitly state their capabilities</w:t>
      </w:r>
      <w:r w:rsidR="00A3787B">
        <w:rPr>
          <w:rFonts w:ascii="Arial" w:eastAsia="Calibri" w:hAnsi="Arial" w:cs="Arial"/>
          <w:sz w:val="22"/>
          <w:szCs w:val="22"/>
          <w:lang w:val="en-US"/>
        </w:rPr>
        <w:t xml:space="preserve"> </w:t>
      </w:r>
      <w:r w:rsidRPr="007C10B3">
        <w:rPr>
          <w:rFonts w:ascii="Arial" w:eastAsia="Calibri" w:hAnsi="Arial" w:cs="Arial"/>
          <w:sz w:val="22"/>
          <w:szCs w:val="22"/>
          <w:lang w:val="en-US"/>
        </w:rPr>
        <w:t>(G1 “Make clear what the system can do”)</w:t>
      </w:r>
      <w:r w:rsidR="00A3787B">
        <w:rPr>
          <w:rFonts w:ascii="Arial" w:eastAsia="Calibri" w:hAnsi="Arial" w:cs="Arial"/>
          <w:sz w:val="22"/>
          <w:szCs w:val="22"/>
          <w:lang w:val="en-US"/>
        </w:rPr>
        <w:t xml:space="preserve"> </w:t>
      </w:r>
      <w:r w:rsidRPr="007C10B3">
        <w:rPr>
          <w:rFonts w:ascii="Arial" w:eastAsia="Calibri" w:hAnsi="Arial" w:cs="Arial"/>
          <w:sz w:val="22"/>
          <w:szCs w:val="22"/>
          <w:lang w:val="en-US"/>
        </w:rPr>
        <w:t>[</w:t>
      </w:r>
      <w:r w:rsidR="00A3787B">
        <w:rPr>
          <w:rFonts w:ascii="Arial" w:eastAsia="Calibri" w:hAnsi="Arial" w:cs="Arial"/>
          <w:sz w:val="22"/>
          <w:szCs w:val="22"/>
          <w:lang w:val="en-US"/>
        </w:rPr>
        <w:t>2</w:t>
      </w:r>
      <w:r w:rsidR="00D12E22">
        <w:rPr>
          <w:rFonts w:ascii="Arial" w:eastAsia="Calibri" w:hAnsi="Arial" w:cs="Arial"/>
          <w:sz w:val="22"/>
          <w:szCs w:val="22"/>
          <w:lang w:val="en-US"/>
        </w:rPr>
        <w:t>3</w:t>
      </w:r>
      <w:r w:rsidRPr="007C10B3">
        <w:rPr>
          <w:rFonts w:ascii="Arial" w:eastAsia="Calibri" w:hAnsi="Arial" w:cs="Arial"/>
          <w:sz w:val="22"/>
          <w:szCs w:val="22"/>
          <w:lang w:val="en-US"/>
        </w:rPr>
        <w:t xml:space="preserve">]. By setting expectations for potential errors, this practice helps mitigate the loss of trust when mistakes occur. Especially in high-stakes domains such as health, law and finance. AI should show sources and warnings by default or even decline to answer when reliability is low. This also </w:t>
      </w:r>
      <w:r w:rsidR="3F14D54E" w:rsidRPr="007C10B3">
        <w:rPr>
          <w:rFonts w:ascii="Arial" w:eastAsia="Calibri" w:hAnsi="Arial" w:cs="Arial"/>
          <w:sz w:val="22"/>
          <w:szCs w:val="22"/>
          <w:lang w:val="en-US"/>
        </w:rPr>
        <w:t>helps prevent disastrous</w:t>
      </w:r>
      <w:r w:rsidRPr="007C10B3">
        <w:rPr>
          <w:rFonts w:ascii="Arial" w:eastAsia="Calibri" w:hAnsi="Arial" w:cs="Arial"/>
          <w:sz w:val="22"/>
          <w:szCs w:val="22"/>
          <w:lang w:val="en-US"/>
        </w:rPr>
        <w:t xml:space="preserve"> consequences </w:t>
      </w:r>
      <w:r w:rsidR="3F14D54E" w:rsidRPr="007C10B3">
        <w:rPr>
          <w:rFonts w:ascii="Arial" w:eastAsia="Calibri" w:hAnsi="Arial" w:cs="Arial"/>
          <w:sz w:val="22"/>
          <w:szCs w:val="22"/>
          <w:lang w:val="en-US"/>
        </w:rPr>
        <w:t>caused by</w:t>
      </w:r>
      <w:r w:rsidR="56D3062C" w:rsidRPr="007C10B3">
        <w:rPr>
          <w:rFonts w:ascii="Arial" w:eastAsia="Calibri" w:hAnsi="Arial" w:cs="Arial"/>
          <w:sz w:val="22"/>
          <w:szCs w:val="22"/>
          <w:lang w:val="en-US"/>
        </w:rPr>
        <w:t xml:space="preserve"> over-trust</w:t>
      </w:r>
      <w:r w:rsidR="3F14D54E" w:rsidRPr="007C10B3">
        <w:rPr>
          <w:rFonts w:ascii="Arial" w:eastAsia="Calibri" w:hAnsi="Arial" w:cs="Arial"/>
          <w:sz w:val="22"/>
          <w:szCs w:val="22"/>
          <w:lang w:val="en-US"/>
        </w:rPr>
        <w:t>, particularly</w:t>
      </w:r>
      <w:r w:rsidR="56D3062C" w:rsidRPr="007C10B3">
        <w:rPr>
          <w:rFonts w:ascii="Arial" w:eastAsia="Calibri" w:hAnsi="Arial" w:cs="Arial"/>
          <w:sz w:val="22"/>
          <w:szCs w:val="22"/>
          <w:lang w:val="en-US"/>
        </w:rPr>
        <w:t xml:space="preserve"> for </w:t>
      </w:r>
      <w:r w:rsidRPr="007C10B3">
        <w:rPr>
          <w:rFonts w:ascii="Arial" w:eastAsia="Calibri" w:hAnsi="Arial" w:cs="Arial"/>
          <w:sz w:val="22"/>
          <w:szCs w:val="22"/>
          <w:lang w:val="en-US"/>
        </w:rPr>
        <w:t xml:space="preserve">users </w:t>
      </w:r>
      <w:r w:rsidR="3F14D54E" w:rsidRPr="007C10B3">
        <w:rPr>
          <w:rFonts w:ascii="Arial" w:eastAsia="Calibri" w:hAnsi="Arial" w:cs="Arial"/>
          <w:sz w:val="22"/>
          <w:szCs w:val="22"/>
          <w:lang w:val="en-US"/>
        </w:rPr>
        <w:t xml:space="preserve">under time pressure </w:t>
      </w:r>
      <w:r w:rsidRPr="007C10B3">
        <w:rPr>
          <w:rFonts w:ascii="Arial" w:eastAsia="Calibri" w:hAnsi="Arial" w:cs="Arial"/>
          <w:sz w:val="22"/>
          <w:szCs w:val="22"/>
          <w:lang w:val="en-US"/>
        </w:rPr>
        <w:t xml:space="preserve">who rarely </w:t>
      </w:r>
      <w:r w:rsidR="3F14D54E" w:rsidRPr="007C10B3">
        <w:rPr>
          <w:rFonts w:ascii="Arial" w:eastAsia="Calibri" w:hAnsi="Arial" w:cs="Arial"/>
          <w:sz w:val="22"/>
          <w:szCs w:val="22"/>
          <w:lang w:val="en-US"/>
        </w:rPr>
        <w:t xml:space="preserve">verify information. </w:t>
      </w:r>
      <w:r w:rsidR="07185018" w:rsidRPr="007C10B3">
        <w:rPr>
          <w:rFonts w:ascii="Arial" w:eastAsia="Calibri" w:hAnsi="Arial" w:cs="Arial"/>
          <w:color w:val="000000" w:themeColor="text1"/>
          <w:sz w:val="22"/>
          <w:szCs w:val="22"/>
          <w:lang w:val="en-US"/>
        </w:rPr>
        <w:t>Google's AI Overviews shows this in practice. Shortly after launch in May 2024, the feature told users to put glue on pizza and eat rocks</w:t>
      </w:r>
      <w:r w:rsidR="3F14D54E" w:rsidRPr="007C10B3">
        <w:rPr>
          <w:rFonts w:ascii="Arial" w:eastAsia="Calibri" w:hAnsi="Arial" w:cs="Arial"/>
          <w:color w:val="000000" w:themeColor="text1"/>
          <w:sz w:val="22"/>
          <w:szCs w:val="22"/>
          <w:lang w:val="en-US"/>
        </w:rPr>
        <w:t>.</w:t>
      </w:r>
      <w:r w:rsidR="07185018" w:rsidRPr="007C10B3">
        <w:rPr>
          <w:rFonts w:ascii="Arial" w:eastAsia="Calibri" w:hAnsi="Arial" w:cs="Arial"/>
          <w:color w:val="000000" w:themeColor="text1"/>
          <w:sz w:val="22"/>
          <w:szCs w:val="22"/>
          <w:lang w:val="en-US"/>
        </w:rPr>
        <w:t xml:space="preserve"> Google responded by restricting </w:t>
      </w:r>
      <w:r w:rsidR="3F14D54E" w:rsidRPr="007C10B3">
        <w:rPr>
          <w:rFonts w:ascii="Arial" w:eastAsia="Calibri" w:hAnsi="Arial" w:cs="Arial"/>
          <w:color w:val="000000" w:themeColor="text1"/>
          <w:sz w:val="22"/>
          <w:szCs w:val="22"/>
          <w:lang w:val="en-US"/>
        </w:rPr>
        <w:t>the timing</w:t>
      </w:r>
      <w:r w:rsidR="5F8118F7" w:rsidRPr="007C10B3">
        <w:rPr>
          <w:rFonts w:ascii="Arial" w:eastAsia="Calibri" w:hAnsi="Arial" w:cs="Arial"/>
          <w:color w:val="000000" w:themeColor="text1"/>
          <w:sz w:val="22"/>
          <w:szCs w:val="22"/>
          <w:lang w:val="en-US"/>
        </w:rPr>
        <w:t xml:space="preserve"> of</w:t>
      </w:r>
      <w:r w:rsidR="3F14D54E" w:rsidRPr="007C10B3">
        <w:rPr>
          <w:rFonts w:ascii="Arial" w:eastAsia="Calibri" w:hAnsi="Arial" w:cs="Arial"/>
          <w:color w:val="000000" w:themeColor="text1"/>
          <w:sz w:val="22"/>
          <w:szCs w:val="22"/>
          <w:lang w:val="en-US"/>
        </w:rPr>
        <w:t xml:space="preserve"> </w:t>
      </w:r>
      <w:r w:rsidR="07185018" w:rsidRPr="007C10B3">
        <w:rPr>
          <w:rFonts w:ascii="Arial" w:eastAsia="Calibri" w:hAnsi="Arial" w:cs="Arial"/>
          <w:color w:val="000000" w:themeColor="text1"/>
          <w:sz w:val="22"/>
          <w:szCs w:val="22"/>
          <w:lang w:val="en-US"/>
        </w:rPr>
        <w:t xml:space="preserve">when overviews appear, </w:t>
      </w:r>
      <w:r w:rsidR="3F14D54E" w:rsidRPr="007C10B3">
        <w:rPr>
          <w:rFonts w:ascii="Arial" w:eastAsia="Calibri" w:hAnsi="Arial" w:cs="Arial"/>
          <w:color w:val="000000" w:themeColor="text1"/>
          <w:sz w:val="22"/>
          <w:szCs w:val="22"/>
          <w:lang w:val="en-US"/>
        </w:rPr>
        <w:t xml:space="preserve">as well as </w:t>
      </w:r>
      <w:r w:rsidR="07185018" w:rsidRPr="007C10B3">
        <w:rPr>
          <w:rFonts w:ascii="Arial" w:eastAsia="Calibri" w:hAnsi="Arial" w:cs="Arial"/>
          <w:color w:val="000000" w:themeColor="text1"/>
          <w:sz w:val="22"/>
          <w:szCs w:val="22"/>
          <w:lang w:val="en-US"/>
        </w:rPr>
        <w:t xml:space="preserve">limiting the use of forum and social-media </w:t>
      </w:r>
      <w:r w:rsidR="007C109D" w:rsidRPr="007C10B3">
        <w:rPr>
          <w:rFonts w:ascii="Arial" w:eastAsia="Calibri" w:hAnsi="Arial" w:cs="Arial"/>
          <w:color w:val="000000" w:themeColor="text1"/>
          <w:sz w:val="22"/>
          <w:szCs w:val="22"/>
          <w:lang w:val="en-US"/>
        </w:rPr>
        <w:t>content and</w:t>
      </w:r>
      <w:r w:rsidR="07185018" w:rsidRPr="007C10B3">
        <w:rPr>
          <w:rFonts w:ascii="Arial" w:eastAsia="Calibri" w:hAnsi="Arial" w:cs="Arial"/>
          <w:color w:val="000000" w:themeColor="text1"/>
          <w:sz w:val="22"/>
          <w:szCs w:val="22"/>
          <w:lang w:val="en-US"/>
        </w:rPr>
        <w:t xml:space="preserve"> pausing summaries on higher-stakes topics such as health [</w:t>
      </w:r>
      <w:r w:rsidR="00A3787B">
        <w:rPr>
          <w:rFonts w:ascii="Arial" w:eastAsia="Calibri" w:hAnsi="Arial" w:cs="Arial"/>
          <w:color w:val="000000" w:themeColor="text1"/>
          <w:sz w:val="22"/>
          <w:szCs w:val="22"/>
          <w:lang w:val="en-US"/>
        </w:rPr>
        <w:t>2</w:t>
      </w:r>
      <w:r w:rsidR="00D12E22">
        <w:rPr>
          <w:rFonts w:ascii="Arial" w:eastAsia="Calibri" w:hAnsi="Arial" w:cs="Arial"/>
          <w:color w:val="000000" w:themeColor="text1"/>
          <w:sz w:val="22"/>
          <w:szCs w:val="22"/>
          <w:lang w:val="en-US"/>
        </w:rPr>
        <w:t>4</w:t>
      </w:r>
      <w:r w:rsidR="07185018" w:rsidRPr="007C10B3">
        <w:rPr>
          <w:rFonts w:ascii="Arial" w:eastAsia="Calibri" w:hAnsi="Arial" w:cs="Arial"/>
          <w:color w:val="000000" w:themeColor="text1"/>
          <w:sz w:val="22"/>
          <w:szCs w:val="22"/>
          <w:lang w:val="en-US"/>
        </w:rPr>
        <w:t>].</w:t>
      </w:r>
    </w:p>
    <w:p w14:paraId="2FB92805" w14:textId="08ACB9F5" w:rsidR="5F8118F7" w:rsidRPr="0051767E" w:rsidRDefault="7EBD1FD7" w:rsidP="05E9E4FA">
      <w:pPr>
        <w:pStyle w:val="Heading1"/>
        <w:spacing w:line="276" w:lineRule="auto"/>
        <w:rPr>
          <w:b/>
        </w:rPr>
      </w:pPr>
      <w:r w:rsidRPr="2F090290">
        <w:rPr>
          <w:b/>
        </w:rPr>
        <w:t xml:space="preserve">6. </w:t>
      </w:r>
      <w:r w:rsidR="5F8118F7" w:rsidRPr="2F090290">
        <w:rPr>
          <w:b/>
        </w:rPr>
        <w:t>Conclusion</w:t>
      </w:r>
    </w:p>
    <w:p w14:paraId="091610A9" w14:textId="3BB8034B" w:rsidR="185969A8" w:rsidRDefault="47492C57" w:rsidP="05E9E4FA">
      <w:pPr>
        <w:spacing w:after="160" w:line="276" w:lineRule="auto"/>
        <w:jc w:val="both"/>
      </w:pPr>
      <w:r w:rsidRPr="47492C57">
        <w:rPr>
          <w:rFonts w:ascii="Arial" w:eastAsia="Calibri" w:hAnsi="Arial" w:cs="Arial"/>
          <w:color w:val="000000" w:themeColor="text1"/>
          <w:sz w:val="22"/>
          <w:szCs w:val="22"/>
          <w:lang w:val="en-US"/>
        </w:rPr>
        <w:t>This report started from a simple problem: many people now use AI regularly without being trained to judge it. Using three datasets at different levels (countries, individual AI interactions, and users after an AI error), we asked what shapes trust in AI and how that trust changes when AI fails. The results point the same way: trust depends on who the user is, how high the stakes are and how the answer is presented, and it falls once users detect an error. Many of these factors have little to do with whether the AI is actually right, so trust can drift away from how reliable the AI really is.</w:t>
      </w:r>
    </w:p>
    <w:p w14:paraId="590AEEA7" w14:textId="532A6F77" w:rsidR="5F8118F7" w:rsidRPr="007C10B3" w:rsidRDefault="5F8118F7" w:rsidP="05E9E4FA">
      <w:pPr>
        <w:spacing w:after="160" w:line="276" w:lineRule="auto"/>
        <w:jc w:val="both"/>
        <w:rPr>
          <w:rFonts w:ascii="Arial" w:hAnsi="Arial" w:cs="Arial"/>
        </w:rPr>
      </w:pPr>
      <w:r w:rsidRPr="007C10B3">
        <w:rPr>
          <w:rFonts w:ascii="Arial" w:eastAsia="Calibri" w:hAnsi="Arial" w:cs="Arial"/>
          <w:color w:val="000000" w:themeColor="text1"/>
          <w:sz w:val="22"/>
          <w:szCs w:val="22"/>
          <w:lang w:val="en-US"/>
        </w:rPr>
        <w:t>At the country level (Section 2), AI trust</w:t>
      </w:r>
      <w:r w:rsidR="008D2E17" w:rsidRPr="007C10B3">
        <w:rPr>
          <w:rFonts w:ascii="Arial" w:eastAsia="Calibri" w:hAnsi="Arial" w:cs="Arial"/>
          <w:color w:val="000000" w:themeColor="text1"/>
          <w:sz w:val="22"/>
          <w:szCs w:val="22"/>
          <w:lang w:val="en-US"/>
        </w:rPr>
        <w:t xml:space="preserve"> percentage</w:t>
      </w:r>
      <w:r w:rsidR="00CC7B5A" w:rsidRPr="007C10B3">
        <w:rPr>
          <w:rFonts w:ascii="Arial" w:eastAsia="Calibri" w:hAnsi="Arial" w:cs="Arial"/>
          <w:color w:val="000000" w:themeColor="text1"/>
          <w:sz w:val="22"/>
          <w:szCs w:val="22"/>
          <w:lang w:val="en-US"/>
        </w:rPr>
        <w:t>s</w:t>
      </w:r>
      <w:r w:rsidR="4BC69494" w:rsidRPr="007C10B3">
        <w:rPr>
          <w:rFonts w:ascii="Arial" w:eastAsia="Calibri" w:hAnsi="Arial" w:cs="Arial"/>
          <w:color w:val="000000" w:themeColor="text1"/>
          <w:sz w:val="22"/>
          <w:szCs w:val="22"/>
          <w:lang w:val="en-US"/>
        </w:rPr>
        <w:t xml:space="preserve"> w</w:t>
      </w:r>
      <w:r w:rsidR="00CC7B5A" w:rsidRPr="007C10B3">
        <w:rPr>
          <w:rFonts w:ascii="Arial" w:eastAsia="Calibri" w:hAnsi="Arial" w:cs="Arial"/>
          <w:color w:val="000000" w:themeColor="text1"/>
          <w:sz w:val="22"/>
          <w:szCs w:val="22"/>
          <w:lang w:val="en-US"/>
        </w:rPr>
        <w:t>ere</w:t>
      </w:r>
      <w:r w:rsidRPr="007C10B3">
        <w:rPr>
          <w:rFonts w:ascii="Arial" w:eastAsia="Calibri" w:hAnsi="Arial" w:cs="Arial"/>
          <w:color w:val="000000" w:themeColor="text1"/>
          <w:sz w:val="22"/>
          <w:szCs w:val="22"/>
          <w:lang w:val="en-US"/>
        </w:rPr>
        <w:t xml:space="preserve"> associated with age structure, mean years of schooling, government effectiveness and internet use, with many lower-income countries predicted to trust AI more than developed ones. At the </w:t>
      </w:r>
      <w:r w:rsidR="00CF2B84" w:rsidRPr="007C10B3">
        <w:rPr>
          <w:rFonts w:ascii="Arial" w:eastAsia="Calibri" w:hAnsi="Arial" w:cs="Arial"/>
          <w:color w:val="000000" w:themeColor="text1"/>
          <w:sz w:val="22"/>
          <w:szCs w:val="22"/>
          <w:lang w:val="en-US"/>
        </w:rPr>
        <w:t>individual</w:t>
      </w:r>
      <w:r w:rsidRPr="007C10B3">
        <w:rPr>
          <w:rFonts w:ascii="Arial" w:eastAsia="Calibri" w:hAnsi="Arial" w:cs="Arial"/>
          <w:color w:val="000000" w:themeColor="text1"/>
          <w:sz w:val="22"/>
          <w:szCs w:val="22"/>
          <w:lang w:val="en-US"/>
        </w:rPr>
        <w:t xml:space="preserve"> level (Section 3), decision stakes were the dominant driver of skepticism; education, AI familiarity and digital literacy made users more critical; and response </w:t>
      </w:r>
      <w:r w:rsidR="4C51AB8D" w:rsidRPr="007C10B3">
        <w:rPr>
          <w:rFonts w:ascii="Arial" w:eastAsia="Calibri" w:hAnsi="Arial" w:cs="Arial"/>
          <w:color w:val="000000" w:themeColor="text1"/>
          <w:sz w:val="22"/>
          <w:szCs w:val="22"/>
          <w:lang w:val="en-US"/>
        </w:rPr>
        <w:t>quality</w:t>
      </w:r>
      <w:r w:rsidRPr="007C10B3">
        <w:rPr>
          <w:rFonts w:ascii="Arial" w:eastAsia="Calibri" w:hAnsi="Arial" w:cs="Arial"/>
          <w:color w:val="000000" w:themeColor="text1"/>
          <w:sz w:val="22"/>
          <w:szCs w:val="22"/>
          <w:lang w:val="en-US"/>
        </w:rPr>
        <w:t xml:space="preserve"> such as citations and the absence of hedging, together with time pressure, pushed users toward blind trust. After failure (Section 4), detecting an error caused trust to fall</w:t>
      </w:r>
      <w:ins w:id="0" w:author="Microsoft Word" w:date="2026-10-11T19:15:00Z" w16du:dateUtc="2026-10-12T02:15:00Z">
        <w:r w:rsidR="00E2413B" w:rsidRPr="007C10B3">
          <w:rPr>
            <w:rFonts w:ascii="Arial" w:eastAsia="Calibri" w:hAnsi="Arial" w:cs="Arial"/>
            <w:color w:val="000000" w:themeColor="text1"/>
            <w:sz w:val="22"/>
            <w:szCs w:val="22"/>
            <w:lang w:val="en-US"/>
          </w:rPr>
          <w:t>;</w:t>
        </w:r>
      </w:ins>
      <w:r w:rsidRPr="007C10B3">
        <w:rPr>
          <w:rFonts w:ascii="Arial" w:eastAsia="Calibri" w:hAnsi="Arial" w:cs="Arial"/>
          <w:color w:val="000000" w:themeColor="text1"/>
          <w:sz w:val="22"/>
          <w:szCs w:val="22"/>
          <w:lang w:val="en-US"/>
        </w:rPr>
        <w:t xml:space="preserve"> small drops recovered while large ones did not, and users with no or extensive AI experience, as well as </w:t>
      </w:r>
      <w:r w:rsidR="00E2413B" w:rsidRPr="007C10B3">
        <w:rPr>
          <w:rFonts w:ascii="Arial" w:eastAsia="Calibri" w:hAnsi="Arial" w:cs="Arial"/>
          <w:color w:val="000000" w:themeColor="text1"/>
          <w:sz w:val="22"/>
          <w:szCs w:val="22"/>
          <w:lang w:val="en-US"/>
        </w:rPr>
        <w:t xml:space="preserve">users </w:t>
      </w:r>
      <w:r w:rsidR="00773540" w:rsidRPr="007C10B3">
        <w:rPr>
          <w:rFonts w:ascii="Arial" w:eastAsia="Calibri" w:hAnsi="Arial" w:cs="Arial"/>
          <w:color w:val="000000" w:themeColor="text1"/>
          <w:sz w:val="22"/>
          <w:szCs w:val="22"/>
          <w:lang w:val="en-US"/>
        </w:rPr>
        <w:t>who lack</w:t>
      </w:r>
      <w:r w:rsidR="00E2413B" w:rsidRPr="007C10B3">
        <w:rPr>
          <w:rFonts w:ascii="Arial" w:eastAsia="Calibri" w:hAnsi="Arial" w:cs="Arial"/>
          <w:color w:val="000000" w:themeColor="text1"/>
          <w:sz w:val="22"/>
          <w:szCs w:val="22"/>
          <w:lang w:val="en-US"/>
        </w:rPr>
        <w:t xml:space="preserve"> critical thinking capabilities</w:t>
      </w:r>
      <w:r w:rsidRPr="007C10B3">
        <w:rPr>
          <w:rFonts w:ascii="Arial" w:eastAsia="Calibri" w:hAnsi="Arial" w:cs="Arial"/>
          <w:color w:val="000000" w:themeColor="text1"/>
          <w:sz w:val="22"/>
          <w:szCs w:val="22"/>
          <w:lang w:val="en-US"/>
        </w:rPr>
        <w:t>, lost the most.</w:t>
      </w:r>
    </w:p>
    <w:p w14:paraId="64B3865F" w14:textId="10DC86CA" w:rsidR="5F8118F7" w:rsidRPr="007C10B3" w:rsidRDefault="5F8118F7" w:rsidP="05E9E4FA">
      <w:pPr>
        <w:spacing w:after="160" w:line="276" w:lineRule="auto"/>
        <w:jc w:val="both"/>
        <w:rPr>
          <w:rFonts w:ascii="Arial" w:hAnsi="Arial" w:cs="Arial"/>
        </w:rPr>
      </w:pPr>
      <w:r w:rsidRPr="007C10B3">
        <w:rPr>
          <w:rFonts w:ascii="Arial" w:eastAsia="Calibri" w:hAnsi="Arial" w:cs="Arial"/>
          <w:color w:val="000000" w:themeColor="text1"/>
          <w:sz w:val="22"/>
          <w:szCs w:val="22"/>
          <w:lang w:val="en-US"/>
        </w:rPr>
        <w:t xml:space="preserve">Calibrated trust therefore cannot be left to users alone. Section 5 proposed shared responsibility: governments and educators building AI literacy, reaching older and less-connected groups, and providing assurance and accountability; and </w:t>
      </w:r>
      <w:r w:rsidR="4BC69494" w:rsidRPr="007C10B3">
        <w:rPr>
          <w:rFonts w:ascii="Arial" w:eastAsia="Calibri" w:hAnsi="Arial" w:cs="Arial"/>
          <w:color w:val="000000" w:themeColor="text1"/>
          <w:sz w:val="22"/>
          <w:szCs w:val="22"/>
          <w:lang w:val="en-US"/>
        </w:rPr>
        <w:t xml:space="preserve">AI </w:t>
      </w:r>
      <w:r w:rsidRPr="007C10B3">
        <w:rPr>
          <w:rFonts w:ascii="Arial" w:eastAsia="Calibri" w:hAnsi="Arial" w:cs="Arial"/>
          <w:color w:val="000000" w:themeColor="text1"/>
          <w:sz w:val="22"/>
          <w:szCs w:val="22"/>
          <w:lang w:val="en-US"/>
        </w:rPr>
        <w:t xml:space="preserve">developers making sources checkable, resisting sycophancy, and </w:t>
      </w:r>
      <w:r w:rsidR="65CAE991" w:rsidRPr="007C10B3">
        <w:rPr>
          <w:rFonts w:ascii="Arial" w:eastAsia="Calibri" w:hAnsi="Arial" w:cs="Arial"/>
          <w:color w:val="000000" w:themeColor="text1"/>
          <w:sz w:val="22"/>
          <w:szCs w:val="22"/>
          <w:lang w:val="en-US"/>
        </w:rPr>
        <w:t>signaling</w:t>
      </w:r>
      <w:r w:rsidRPr="007C10B3">
        <w:rPr>
          <w:rFonts w:ascii="Arial" w:eastAsia="Calibri" w:hAnsi="Arial" w:cs="Arial"/>
          <w:color w:val="000000" w:themeColor="text1"/>
          <w:sz w:val="22"/>
          <w:szCs w:val="22"/>
          <w:lang w:val="en-US"/>
        </w:rPr>
        <w:t xml:space="preserve"> the limits of their systems before errors occur.</w:t>
      </w:r>
    </w:p>
    <w:p w14:paraId="0682FAAA" w14:textId="77777777" w:rsidR="001943E8" w:rsidRDefault="5F8118F7" w:rsidP="05E9E4FA">
      <w:pPr>
        <w:spacing w:before="240" w:after="160" w:line="276" w:lineRule="auto"/>
        <w:jc w:val="both"/>
        <w:rPr>
          <w:rFonts w:ascii="Arial" w:eastAsia="Calibri" w:hAnsi="Arial" w:cs="Arial"/>
          <w:color w:val="000000" w:themeColor="text1"/>
          <w:sz w:val="22"/>
          <w:szCs w:val="22"/>
          <w:lang w:val="en-US"/>
        </w:rPr>
      </w:pPr>
      <w:r w:rsidRPr="007C10B3">
        <w:rPr>
          <w:rFonts w:ascii="Arial" w:eastAsia="Calibri" w:hAnsi="Arial" w:cs="Arial"/>
          <w:color w:val="000000" w:themeColor="text1"/>
          <w:sz w:val="22"/>
          <w:szCs w:val="22"/>
          <w:lang w:val="en-US"/>
        </w:rPr>
        <w:t>These proposals are general directions rather than tested interventions. They rest on observational datasets, some of which may be synthetic, that show associations rather than causes, and their effect on trust calibration would need to be evaluated, for example through controlled experiments, before large-scale adoption. The aim is not to make people trust AI more or less, but to make their trust follow how reliable the AI really is.</w:t>
      </w:r>
    </w:p>
    <w:p w14:paraId="5273DFC7" w14:textId="77777777" w:rsidR="001943E8" w:rsidRDefault="001943E8" w:rsidP="001943E8">
      <w:pPr>
        <w:spacing w:before="240" w:after="160" w:line="235" w:lineRule="auto"/>
        <w:jc w:val="both"/>
        <w:rPr>
          <w:rFonts w:ascii="Arial" w:eastAsia="Calibri" w:hAnsi="Arial" w:cs="Arial"/>
          <w:color w:val="000000" w:themeColor="text1"/>
          <w:sz w:val="22"/>
          <w:szCs w:val="22"/>
          <w:lang w:val="en-US"/>
        </w:rPr>
      </w:pPr>
    </w:p>
    <w:p w14:paraId="77923DE6" w14:textId="77777777" w:rsidR="001943E8" w:rsidRDefault="001943E8" w:rsidP="001943E8">
      <w:pPr>
        <w:spacing w:before="240" w:after="160" w:line="235" w:lineRule="auto"/>
        <w:jc w:val="both"/>
        <w:rPr>
          <w:rFonts w:ascii="Arial" w:eastAsia="Calibri" w:hAnsi="Arial" w:cs="Arial"/>
          <w:color w:val="000000" w:themeColor="text1"/>
          <w:sz w:val="22"/>
          <w:szCs w:val="22"/>
          <w:lang w:val="en-US"/>
        </w:rPr>
      </w:pPr>
    </w:p>
    <w:p w14:paraId="622C6CD0" w14:textId="77777777" w:rsidR="001943E8" w:rsidRDefault="001943E8" w:rsidP="001943E8">
      <w:pPr>
        <w:spacing w:before="240" w:after="160" w:line="235" w:lineRule="auto"/>
        <w:jc w:val="both"/>
        <w:rPr>
          <w:rFonts w:ascii="Arial" w:eastAsia="Calibri" w:hAnsi="Arial" w:cs="Arial"/>
          <w:color w:val="000000" w:themeColor="text1"/>
          <w:sz w:val="22"/>
          <w:szCs w:val="22"/>
          <w:lang w:val="en-US"/>
        </w:rPr>
      </w:pPr>
    </w:p>
    <w:p w14:paraId="033B3C1B" w14:textId="4387F94D" w:rsidR="101B5EBD" w:rsidRPr="001943E8" w:rsidRDefault="101B5EBD" w:rsidP="001943E8">
      <w:pPr>
        <w:spacing w:before="240" w:after="160" w:line="235" w:lineRule="auto"/>
        <w:jc w:val="both"/>
        <w:rPr>
          <w:rFonts w:ascii="Arial" w:hAnsi="Arial" w:cs="Arial"/>
        </w:rPr>
      </w:pPr>
      <w:r w:rsidRPr="005F0F7D">
        <w:rPr>
          <w:rFonts w:ascii="Arial" w:eastAsia="Calibri" w:hAnsi="Arial" w:cs="Arial"/>
          <w:b/>
          <w:sz w:val="36"/>
          <w:szCs w:val="36"/>
          <w:lang w:val="en-US"/>
        </w:rPr>
        <w:lastRenderedPageBreak/>
        <w:t>References</w:t>
      </w:r>
    </w:p>
    <w:p w14:paraId="64899790" w14:textId="7774E25E" w:rsidR="001943E8" w:rsidRPr="001943E8" w:rsidRDefault="006129FA">
      <w:pPr>
        <w:rPr>
          <w:rFonts w:ascii="Arial" w:hAnsi="Arial" w:cs="Arial"/>
          <w:sz w:val="21"/>
          <w:szCs w:val="21"/>
        </w:rPr>
      </w:pPr>
      <w:r w:rsidRPr="001943E8">
        <w:rPr>
          <w:rFonts w:ascii="Arial" w:hAnsi="Arial" w:cs="Arial"/>
          <w:sz w:val="21"/>
          <w:szCs w:val="21"/>
        </w:rPr>
        <w:t xml:space="preserve">[1] N. Gillespie, S. Lockey, T. Ward, A. </w:t>
      </w:r>
      <w:proofErr w:type="spellStart"/>
      <w:r w:rsidRPr="001943E8">
        <w:rPr>
          <w:rFonts w:ascii="Arial" w:hAnsi="Arial" w:cs="Arial"/>
          <w:sz w:val="21"/>
          <w:szCs w:val="21"/>
        </w:rPr>
        <w:t>Macdade</w:t>
      </w:r>
      <w:proofErr w:type="spellEnd"/>
      <w:r w:rsidRPr="001943E8">
        <w:rPr>
          <w:rFonts w:ascii="Arial" w:hAnsi="Arial" w:cs="Arial"/>
          <w:sz w:val="21"/>
          <w:szCs w:val="21"/>
        </w:rPr>
        <w:t xml:space="preserve">, and G. </w:t>
      </w:r>
      <w:proofErr w:type="spellStart"/>
      <w:r w:rsidRPr="001943E8">
        <w:rPr>
          <w:rFonts w:ascii="Arial" w:hAnsi="Arial" w:cs="Arial"/>
          <w:sz w:val="21"/>
          <w:szCs w:val="21"/>
        </w:rPr>
        <w:t>Hassed</w:t>
      </w:r>
      <w:proofErr w:type="spellEnd"/>
      <w:r w:rsidRPr="001943E8">
        <w:rPr>
          <w:rFonts w:ascii="Arial" w:hAnsi="Arial" w:cs="Arial"/>
          <w:sz w:val="21"/>
          <w:szCs w:val="21"/>
        </w:rPr>
        <w:t xml:space="preserve">, </w:t>
      </w:r>
      <w:r w:rsidRPr="001943E8">
        <w:rPr>
          <w:rStyle w:val="Emphasis"/>
          <w:rFonts w:ascii="Arial" w:hAnsi="Arial" w:cs="Arial"/>
          <w:sz w:val="21"/>
          <w:szCs w:val="21"/>
        </w:rPr>
        <w:t>Trust, Attitudes and Use of Artificial Intelligence: A Global Study 2025</w:t>
      </w:r>
      <w:r w:rsidRPr="001943E8">
        <w:rPr>
          <w:rFonts w:ascii="Arial" w:hAnsi="Arial" w:cs="Arial"/>
          <w:sz w:val="21"/>
          <w:szCs w:val="21"/>
        </w:rPr>
        <w:t xml:space="preserve">. The University of Melbourne and KPMG, 2025. </w:t>
      </w:r>
      <w:hyperlink r:id="rId16">
        <w:r w:rsidR="4D6692AF" w:rsidRPr="001943E8">
          <w:rPr>
            <w:rStyle w:val="Hyperlink"/>
            <w:rFonts w:ascii="Arial" w:hAnsi="Arial" w:cs="Arial"/>
            <w:sz w:val="21"/>
            <w:szCs w:val="21"/>
          </w:rPr>
          <w:t>https://doi.org/10.26188/28822919</w:t>
        </w:r>
      </w:hyperlink>
      <w:r w:rsidRPr="001943E8">
        <w:rPr>
          <w:sz w:val="21"/>
          <w:szCs w:val="21"/>
        </w:rPr>
        <w:br/>
      </w:r>
      <w:r w:rsidR="4D6692AF" w:rsidRPr="001943E8">
        <w:rPr>
          <w:rFonts w:ascii="Arial" w:hAnsi="Arial" w:cs="Arial"/>
          <w:sz w:val="21"/>
          <w:szCs w:val="21"/>
        </w:rPr>
        <w:t>[2] S.</w:t>
      </w:r>
      <w:r w:rsidRPr="001943E8">
        <w:rPr>
          <w:rFonts w:ascii="Arial" w:hAnsi="Arial" w:cs="Arial"/>
          <w:sz w:val="21"/>
          <w:szCs w:val="21"/>
        </w:rPr>
        <w:t xml:space="preserve"> S. Y. Kim, J. Wortman Vaughan, Q. V. Liao, T. </w:t>
      </w:r>
      <w:proofErr w:type="spellStart"/>
      <w:r w:rsidRPr="001943E8">
        <w:rPr>
          <w:rFonts w:ascii="Arial" w:hAnsi="Arial" w:cs="Arial"/>
          <w:sz w:val="21"/>
          <w:szCs w:val="21"/>
        </w:rPr>
        <w:t>Lombrozo</w:t>
      </w:r>
      <w:proofErr w:type="spellEnd"/>
      <w:r w:rsidRPr="001943E8">
        <w:rPr>
          <w:rFonts w:ascii="Arial" w:hAnsi="Arial" w:cs="Arial"/>
          <w:sz w:val="21"/>
          <w:szCs w:val="21"/>
        </w:rPr>
        <w:t xml:space="preserve">, and O. Russakovsky, "Fostering appropriate reliance on large language models: The role of explanations, sources, and inconsistencies," in </w:t>
      </w:r>
      <w:r w:rsidRPr="001943E8">
        <w:rPr>
          <w:rStyle w:val="Emphasis"/>
          <w:rFonts w:ascii="Arial" w:hAnsi="Arial" w:cs="Arial"/>
          <w:sz w:val="21"/>
          <w:szCs w:val="21"/>
        </w:rPr>
        <w:t>Proc. CHI Conf. Human Factors in Computing Systems</w:t>
      </w:r>
      <w:r w:rsidRPr="001943E8">
        <w:rPr>
          <w:rFonts w:ascii="Arial" w:hAnsi="Arial" w:cs="Arial"/>
          <w:sz w:val="21"/>
          <w:szCs w:val="21"/>
        </w:rPr>
        <w:t xml:space="preserve">, 2025, Art. no. 420. </w:t>
      </w:r>
      <w:hyperlink r:id="rId17">
        <w:r w:rsidR="4D6692AF" w:rsidRPr="001943E8">
          <w:rPr>
            <w:rStyle w:val="Hyperlink"/>
            <w:rFonts w:ascii="Arial" w:hAnsi="Arial" w:cs="Arial"/>
            <w:sz w:val="21"/>
            <w:szCs w:val="21"/>
          </w:rPr>
          <w:t>https://doi.org/10.1145/3706598.3714020</w:t>
        </w:r>
      </w:hyperlink>
      <w:r w:rsidRPr="001943E8">
        <w:rPr>
          <w:sz w:val="21"/>
          <w:szCs w:val="21"/>
        </w:rPr>
        <w:br/>
      </w:r>
      <w:r w:rsidR="00AE0A80" w:rsidRPr="001943E8">
        <w:rPr>
          <w:rFonts w:ascii="Arial" w:hAnsi="Arial" w:cs="Arial"/>
          <w:sz w:val="21"/>
          <w:szCs w:val="21"/>
        </w:rPr>
        <w:t>[3]</w:t>
      </w:r>
      <w:r w:rsidRPr="001943E8">
        <w:rPr>
          <w:rFonts w:ascii="Arial" w:hAnsi="Arial" w:cs="Arial"/>
          <w:sz w:val="21"/>
          <w:szCs w:val="21"/>
        </w:rPr>
        <w:t xml:space="preserve"> Mind Lab, "Global AI trust and attitudes by country 2025," Kaggle, 2025 [Dataset]. </w:t>
      </w:r>
      <w:hyperlink r:id="rId18">
        <w:r w:rsidR="4D6692AF" w:rsidRPr="001943E8">
          <w:rPr>
            <w:rStyle w:val="Hyperlink"/>
            <w:rFonts w:ascii="Arial" w:hAnsi="Arial" w:cs="Arial"/>
            <w:sz w:val="21"/>
            <w:szCs w:val="21"/>
          </w:rPr>
          <w:t>https://www.kaggle.com/datasets/kylefengkfeng209/global-ai-trust-and-attitudes-by-country-2025</w:t>
        </w:r>
      </w:hyperlink>
      <w:r w:rsidRPr="001943E8">
        <w:rPr>
          <w:sz w:val="21"/>
          <w:szCs w:val="21"/>
        </w:rPr>
        <w:br/>
      </w:r>
      <w:r w:rsidR="00AE0A80" w:rsidRPr="001943E8">
        <w:rPr>
          <w:rFonts w:ascii="Arial" w:hAnsi="Arial" w:cs="Arial"/>
          <w:sz w:val="21"/>
          <w:szCs w:val="21"/>
        </w:rPr>
        <w:t>[4]</w:t>
      </w:r>
      <w:r w:rsidR="4D6692AF" w:rsidRPr="001943E8">
        <w:rPr>
          <w:rFonts w:ascii="Arial" w:hAnsi="Arial" w:cs="Arial"/>
          <w:sz w:val="21"/>
          <w:szCs w:val="21"/>
        </w:rPr>
        <w:t xml:space="preserve"> United Nations Development Programme, "Human Development Index (HDI)," Human Development Reports, 2023 [Dataset]. </w:t>
      </w:r>
      <w:hyperlink r:id="rId19" w:anchor="/indicies/HDI">
        <w:r w:rsidR="4D6692AF" w:rsidRPr="001943E8">
          <w:rPr>
            <w:rStyle w:val="Hyperlink"/>
            <w:rFonts w:ascii="Arial" w:hAnsi="Arial" w:cs="Arial"/>
            <w:sz w:val="21"/>
            <w:szCs w:val="21"/>
          </w:rPr>
          <w:t>https://hdr.undp.org/data-center/human-development-index#/indicies/HDI</w:t>
        </w:r>
      </w:hyperlink>
      <w:r w:rsidRPr="001943E8">
        <w:rPr>
          <w:sz w:val="21"/>
          <w:szCs w:val="21"/>
        </w:rPr>
        <w:br/>
      </w:r>
      <w:r w:rsidR="00AE0A80" w:rsidRPr="001943E8">
        <w:rPr>
          <w:rFonts w:ascii="Arial" w:hAnsi="Arial" w:cs="Arial"/>
          <w:sz w:val="21"/>
          <w:szCs w:val="21"/>
        </w:rPr>
        <w:t>[5]</w:t>
      </w:r>
      <w:r w:rsidR="4D6692AF" w:rsidRPr="001943E8">
        <w:rPr>
          <w:rFonts w:ascii="Arial" w:hAnsi="Arial" w:cs="Arial"/>
          <w:sz w:val="21"/>
          <w:szCs w:val="21"/>
        </w:rPr>
        <w:t xml:space="preserve"> World Bank, "World Development Indicators," </w:t>
      </w:r>
      <w:proofErr w:type="spellStart"/>
      <w:r w:rsidR="4D6692AF" w:rsidRPr="001943E8">
        <w:rPr>
          <w:rFonts w:ascii="Arial" w:hAnsi="Arial" w:cs="Arial"/>
          <w:sz w:val="21"/>
          <w:szCs w:val="21"/>
        </w:rPr>
        <w:t>DataBank</w:t>
      </w:r>
      <w:proofErr w:type="spellEnd"/>
      <w:r w:rsidR="4D6692AF" w:rsidRPr="001943E8">
        <w:rPr>
          <w:rFonts w:ascii="Arial" w:hAnsi="Arial" w:cs="Arial"/>
          <w:sz w:val="21"/>
          <w:szCs w:val="21"/>
        </w:rPr>
        <w:t xml:space="preserve">, 2026 [Dataset]. </w:t>
      </w:r>
      <w:hyperlink r:id="rId20">
        <w:r w:rsidR="4D6692AF" w:rsidRPr="001943E8">
          <w:rPr>
            <w:rStyle w:val="Hyperlink"/>
            <w:rFonts w:ascii="Arial" w:hAnsi="Arial" w:cs="Arial"/>
            <w:sz w:val="21"/>
            <w:szCs w:val="21"/>
          </w:rPr>
          <w:t>https://databank.worldbank.org/source/world-development-indicators</w:t>
        </w:r>
      </w:hyperlink>
      <w:r w:rsidRPr="001943E8">
        <w:rPr>
          <w:sz w:val="21"/>
          <w:szCs w:val="21"/>
        </w:rPr>
        <w:br/>
      </w:r>
      <w:r w:rsidR="00733E34" w:rsidRPr="001943E8">
        <w:rPr>
          <w:rFonts w:ascii="Arial" w:hAnsi="Arial" w:cs="Arial"/>
          <w:sz w:val="21"/>
          <w:szCs w:val="21"/>
        </w:rPr>
        <w:t>[6]</w:t>
      </w:r>
      <w:r w:rsidR="4D6692AF" w:rsidRPr="001943E8">
        <w:rPr>
          <w:rFonts w:ascii="Arial" w:hAnsi="Arial" w:cs="Arial"/>
          <w:sz w:val="21"/>
          <w:szCs w:val="21"/>
        </w:rPr>
        <w:t xml:space="preserve"> </w:t>
      </w:r>
      <w:proofErr w:type="spellStart"/>
      <w:r w:rsidR="4D6692AF" w:rsidRPr="001943E8">
        <w:rPr>
          <w:rFonts w:ascii="Arial" w:hAnsi="Arial" w:cs="Arial"/>
          <w:sz w:val="21"/>
          <w:szCs w:val="21"/>
        </w:rPr>
        <w:t>WunderBart</w:t>
      </w:r>
      <w:proofErr w:type="spellEnd"/>
      <w:r w:rsidR="4D6692AF" w:rsidRPr="001943E8">
        <w:rPr>
          <w:rFonts w:ascii="Arial" w:hAnsi="Arial" w:cs="Arial"/>
          <w:sz w:val="21"/>
          <w:szCs w:val="21"/>
        </w:rPr>
        <w:t xml:space="preserve">, "World by ISO GeoJSON," GitHub Gist, n.d. [GeoJSON dataset]. </w:t>
      </w:r>
      <w:hyperlink r:id="rId21">
        <w:r w:rsidR="4D6692AF" w:rsidRPr="001943E8">
          <w:rPr>
            <w:rStyle w:val="Hyperlink"/>
            <w:rFonts w:ascii="Arial" w:hAnsi="Arial" w:cs="Arial"/>
            <w:sz w:val="21"/>
            <w:szCs w:val="21"/>
          </w:rPr>
          <w:t>https://gist.github.com/WunderBart/e18b8c620480a46eb7d11a1dbdbb4aef</w:t>
        </w:r>
      </w:hyperlink>
      <w:r w:rsidRPr="001943E8">
        <w:rPr>
          <w:sz w:val="21"/>
          <w:szCs w:val="21"/>
        </w:rPr>
        <w:br/>
      </w:r>
      <w:r w:rsidR="4D6692AF" w:rsidRPr="001943E8">
        <w:rPr>
          <w:rFonts w:ascii="Arial" w:hAnsi="Arial" w:cs="Arial"/>
          <w:sz w:val="21"/>
          <w:szCs w:val="21"/>
        </w:rPr>
        <w:t>[</w:t>
      </w:r>
      <w:r w:rsidR="00A5047E" w:rsidRPr="001943E8">
        <w:rPr>
          <w:rFonts w:ascii="Arial" w:hAnsi="Arial" w:cs="Arial"/>
          <w:sz w:val="21"/>
          <w:szCs w:val="21"/>
        </w:rPr>
        <w:t>7</w:t>
      </w:r>
      <w:r w:rsidR="4D6692AF" w:rsidRPr="001943E8">
        <w:rPr>
          <w:rFonts w:ascii="Arial" w:hAnsi="Arial" w:cs="Arial"/>
          <w:sz w:val="21"/>
          <w:szCs w:val="21"/>
        </w:rPr>
        <w:t xml:space="preserve">] E. </w:t>
      </w:r>
      <w:r w:rsidRPr="001943E8">
        <w:rPr>
          <w:rFonts w:ascii="Arial" w:hAnsi="Arial" w:cs="Arial"/>
          <w:sz w:val="21"/>
          <w:szCs w:val="21"/>
        </w:rPr>
        <w:t xml:space="preserve">Fatima, "AI trust insights," Kaggle, 2025 [Dataset]. </w:t>
      </w:r>
      <w:hyperlink r:id="rId22">
        <w:r w:rsidR="4D6692AF" w:rsidRPr="001943E8">
          <w:rPr>
            <w:rStyle w:val="Hyperlink"/>
            <w:rFonts w:ascii="Arial" w:hAnsi="Arial" w:cs="Arial"/>
            <w:sz w:val="21"/>
            <w:szCs w:val="21"/>
          </w:rPr>
          <w:t>https://www.kaggle.com/datasets/emanfatima2/ai-trust-insights</w:t>
        </w:r>
      </w:hyperlink>
      <w:r w:rsidRPr="001943E8">
        <w:rPr>
          <w:sz w:val="21"/>
          <w:szCs w:val="21"/>
        </w:rPr>
        <w:br/>
      </w:r>
      <w:r w:rsidR="4D6692AF" w:rsidRPr="001943E8">
        <w:rPr>
          <w:rFonts w:ascii="Arial" w:hAnsi="Arial" w:cs="Arial"/>
          <w:sz w:val="21"/>
          <w:szCs w:val="21"/>
        </w:rPr>
        <w:t>[</w:t>
      </w:r>
      <w:r w:rsidR="00A5047E" w:rsidRPr="001943E8">
        <w:rPr>
          <w:rFonts w:ascii="Arial" w:hAnsi="Arial" w:cs="Arial"/>
          <w:sz w:val="21"/>
          <w:szCs w:val="21"/>
        </w:rPr>
        <w:t>8</w:t>
      </w:r>
      <w:r w:rsidR="4D6692AF" w:rsidRPr="001943E8">
        <w:rPr>
          <w:rFonts w:ascii="Arial" w:hAnsi="Arial" w:cs="Arial"/>
          <w:sz w:val="21"/>
          <w:szCs w:val="21"/>
        </w:rPr>
        <w:t>] P.</w:t>
      </w:r>
      <w:r w:rsidRPr="001943E8">
        <w:rPr>
          <w:rFonts w:ascii="Arial" w:hAnsi="Arial" w:cs="Arial"/>
          <w:sz w:val="21"/>
          <w:szCs w:val="21"/>
        </w:rPr>
        <w:t xml:space="preserve"> Song, P. Han, and N. Goodman, "Large language model reasoning failures," </w:t>
      </w:r>
      <w:proofErr w:type="spellStart"/>
      <w:r w:rsidRPr="001943E8">
        <w:rPr>
          <w:rStyle w:val="Emphasis"/>
          <w:rFonts w:ascii="Arial" w:hAnsi="Arial" w:cs="Arial"/>
          <w:sz w:val="21"/>
          <w:szCs w:val="21"/>
        </w:rPr>
        <w:t>arXiv</w:t>
      </w:r>
      <w:proofErr w:type="spellEnd"/>
      <w:r w:rsidRPr="001943E8">
        <w:rPr>
          <w:rStyle w:val="Emphasis"/>
          <w:rFonts w:ascii="Arial" w:hAnsi="Arial" w:cs="Arial"/>
          <w:sz w:val="21"/>
          <w:szCs w:val="21"/>
        </w:rPr>
        <w:t xml:space="preserve"> preprint arXiv:2602.06176</w:t>
      </w:r>
      <w:r w:rsidRPr="001943E8">
        <w:rPr>
          <w:rFonts w:ascii="Arial" w:hAnsi="Arial" w:cs="Arial"/>
          <w:sz w:val="21"/>
          <w:szCs w:val="21"/>
        </w:rPr>
        <w:t xml:space="preserve">, 2026. </w:t>
      </w:r>
      <w:hyperlink r:id="rId23">
        <w:r w:rsidR="4D6692AF" w:rsidRPr="001943E8">
          <w:rPr>
            <w:rStyle w:val="Hyperlink"/>
            <w:rFonts w:ascii="Arial" w:hAnsi="Arial" w:cs="Arial"/>
            <w:sz w:val="21"/>
            <w:szCs w:val="21"/>
          </w:rPr>
          <w:t>https://arxiv.org/html/2602.06176v1</w:t>
        </w:r>
      </w:hyperlink>
      <w:r w:rsidRPr="001943E8">
        <w:rPr>
          <w:sz w:val="21"/>
          <w:szCs w:val="21"/>
        </w:rPr>
        <w:br/>
      </w:r>
      <w:r w:rsidR="4D6692AF" w:rsidRPr="001943E8">
        <w:rPr>
          <w:rFonts w:ascii="Arial" w:hAnsi="Arial" w:cs="Arial"/>
          <w:sz w:val="21"/>
          <w:szCs w:val="21"/>
        </w:rPr>
        <w:t>[</w:t>
      </w:r>
      <w:r w:rsidR="00A5047E" w:rsidRPr="001943E8">
        <w:rPr>
          <w:rFonts w:ascii="Arial" w:hAnsi="Arial" w:cs="Arial"/>
          <w:sz w:val="21"/>
          <w:szCs w:val="21"/>
        </w:rPr>
        <w:t>9</w:t>
      </w:r>
      <w:r w:rsidR="4D6692AF" w:rsidRPr="001943E8">
        <w:rPr>
          <w:rFonts w:ascii="Arial" w:hAnsi="Arial" w:cs="Arial"/>
          <w:sz w:val="21"/>
          <w:szCs w:val="21"/>
        </w:rPr>
        <w:t>] D.</w:t>
      </w:r>
      <w:r w:rsidRPr="001943E8">
        <w:rPr>
          <w:rFonts w:ascii="Arial" w:hAnsi="Arial" w:cs="Arial"/>
          <w:sz w:val="21"/>
          <w:szCs w:val="21"/>
        </w:rPr>
        <w:t xml:space="preserve"> A. Alber, Z. Yang, A. Alyakin, E. Yang, </w:t>
      </w:r>
      <w:r w:rsidRPr="001943E8">
        <w:rPr>
          <w:rStyle w:val="Emphasis"/>
          <w:rFonts w:ascii="Arial" w:hAnsi="Arial" w:cs="Arial"/>
          <w:sz w:val="21"/>
          <w:szCs w:val="21"/>
        </w:rPr>
        <w:t>et al.</w:t>
      </w:r>
      <w:r w:rsidRPr="001943E8">
        <w:rPr>
          <w:rFonts w:ascii="Arial" w:hAnsi="Arial" w:cs="Arial"/>
          <w:sz w:val="21"/>
          <w:szCs w:val="21"/>
        </w:rPr>
        <w:t xml:space="preserve">, "Medical large language models are vulnerable to data-poisoning attacks," </w:t>
      </w:r>
      <w:r w:rsidRPr="001943E8">
        <w:rPr>
          <w:rStyle w:val="Emphasis"/>
          <w:rFonts w:ascii="Arial" w:hAnsi="Arial" w:cs="Arial"/>
          <w:sz w:val="21"/>
          <w:szCs w:val="21"/>
        </w:rPr>
        <w:t>Nature Medicine</w:t>
      </w:r>
      <w:r w:rsidRPr="001943E8">
        <w:rPr>
          <w:rFonts w:ascii="Arial" w:hAnsi="Arial" w:cs="Arial"/>
          <w:sz w:val="21"/>
          <w:szCs w:val="21"/>
        </w:rPr>
        <w:t xml:space="preserve">, vol. 31, pp. 618–626, 2025. </w:t>
      </w:r>
      <w:hyperlink r:id="rId24">
        <w:r w:rsidR="4D6692AF" w:rsidRPr="001943E8">
          <w:rPr>
            <w:rStyle w:val="Hyperlink"/>
            <w:rFonts w:ascii="Arial" w:hAnsi="Arial" w:cs="Arial"/>
            <w:sz w:val="21"/>
            <w:szCs w:val="21"/>
          </w:rPr>
          <w:t>https://www.nature.com/articles/s41591-024-03445-1</w:t>
        </w:r>
      </w:hyperlink>
      <w:r w:rsidRPr="001943E8">
        <w:rPr>
          <w:sz w:val="21"/>
          <w:szCs w:val="21"/>
        </w:rPr>
        <w:br/>
      </w:r>
      <w:r w:rsidR="4D6692AF" w:rsidRPr="001943E8">
        <w:rPr>
          <w:rFonts w:ascii="Arial" w:hAnsi="Arial" w:cs="Arial"/>
          <w:sz w:val="21"/>
          <w:szCs w:val="21"/>
        </w:rPr>
        <w:t>[1</w:t>
      </w:r>
      <w:r w:rsidR="006F302E" w:rsidRPr="001943E8">
        <w:rPr>
          <w:rFonts w:ascii="Arial" w:hAnsi="Arial" w:cs="Arial"/>
          <w:sz w:val="21"/>
          <w:szCs w:val="21"/>
        </w:rPr>
        <w:t>0</w:t>
      </w:r>
      <w:r w:rsidR="4D6692AF" w:rsidRPr="001943E8">
        <w:rPr>
          <w:rFonts w:ascii="Arial" w:hAnsi="Arial" w:cs="Arial"/>
          <w:sz w:val="21"/>
          <w:szCs w:val="21"/>
        </w:rPr>
        <w:t xml:space="preserve">] S. </w:t>
      </w:r>
      <w:r w:rsidRPr="001943E8">
        <w:rPr>
          <w:rFonts w:ascii="Arial" w:hAnsi="Arial" w:cs="Arial"/>
          <w:sz w:val="21"/>
          <w:szCs w:val="21"/>
        </w:rPr>
        <w:t xml:space="preserve">Landge, "Human trust decay in AI," Kaggle, n.d. [Dataset]. </w:t>
      </w:r>
      <w:hyperlink r:id="rId25">
        <w:r w:rsidR="4D6692AF" w:rsidRPr="001943E8">
          <w:rPr>
            <w:rStyle w:val="Hyperlink"/>
            <w:rFonts w:ascii="Arial" w:hAnsi="Arial" w:cs="Arial"/>
            <w:sz w:val="21"/>
            <w:szCs w:val="21"/>
          </w:rPr>
          <w:t>https://www.kaggle.com/datasets/landgesakshi/human-trust-decay-in-ai</w:t>
        </w:r>
      </w:hyperlink>
      <w:r w:rsidRPr="001943E8">
        <w:rPr>
          <w:sz w:val="21"/>
          <w:szCs w:val="21"/>
        </w:rPr>
        <w:br/>
      </w:r>
      <w:r w:rsidRPr="001943E8">
        <w:rPr>
          <w:rFonts w:ascii="Arial" w:hAnsi="Arial" w:cs="Arial"/>
          <w:sz w:val="21"/>
          <w:szCs w:val="21"/>
        </w:rPr>
        <w:t>[1</w:t>
      </w:r>
      <w:r w:rsidR="008E1ECD" w:rsidRPr="001943E8">
        <w:rPr>
          <w:rFonts w:ascii="Arial" w:hAnsi="Arial" w:cs="Arial"/>
          <w:sz w:val="21"/>
          <w:szCs w:val="21"/>
        </w:rPr>
        <w:t>1</w:t>
      </w:r>
      <w:r w:rsidRPr="001943E8">
        <w:rPr>
          <w:rFonts w:ascii="Arial" w:hAnsi="Arial" w:cs="Arial"/>
          <w:sz w:val="21"/>
          <w:szCs w:val="21"/>
        </w:rPr>
        <w:t xml:space="preserve">] "The role of undergraduates' critical thinking in generative AI reliance </w:t>
      </w:r>
      <w:proofErr w:type="spellStart"/>
      <w:r w:rsidRPr="001943E8">
        <w:rPr>
          <w:rFonts w:ascii="Arial" w:hAnsi="Arial" w:cs="Arial"/>
          <w:sz w:val="21"/>
          <w:szCs w:val="21"/>
        </w:rPr>
        <w:t>behaviors</w:t>
      </w:r>
      <w:proofErr w:type="spellEnd"/>
      <w:r w:rsidRPr="001943E8">
        <w:rPr>
          <w:rFonts w:ascii="Arial" w:hAnsi="Arial" w:cs="Arial"/>
          <w:sz w:val="21"/>
          <w:szCs w:val="21"/>
        </w:rPr>
        <w:t xml:space="preserve"> in problem-solving," </w:t>
      </w:r>
      <w:r w:rsidRPr="001943E8">
        <w:rPr>
          <w:rStyle w:val="Emphasis"/>
          <w:rFonts w:ascii="Arial" w:hAnsi="Arial" w:cs="Arial"/>
          <w:sz w:val="21"/>
          <w:szCs w:val="21"/>
        </w:rPr>
        <w:t>British Journal of Educational Technology</w:t>
      </w:r>
      <w:r w:rsidRPr="001943E8">
        <w:rPr>
          <w:rFonts w:ascii="Arial" w:hAnsi="Arial" w:cs="Arial"/>
          <w:sz w:val="21"/>
          <w:szCs w:val="21"/>
        </w:rPr>
        <w:t xml:space="preserve">, vol. 56, no. 5, pp. 1919–1941, 2025. </w:t>
      </w:r>
      <w:hyperlink r:id="rId26">
        <w:r w:rsidR="4D6692AF" w:rsidRPr="001943E8">
          <w:rPr>
            <w:rStyle w:val="Hyperlink"/>
            <w:rFonts w:ascii="Arial" w:hAnsi="Arial" w:cs="Arial"/>
            <w:sz w:val="21"/>
            <w:szCs w:val="21"/>
          </w:rPr>
          <w:t>https://doi.org/10.1111/bjet.13613</w:t>
        </w:r>
      </w:hyperlink>
      <w:r w:rsidRPr="001943E8">
        <w:rPr>
          <w:sz w:val="21"/>
          <w:szCs w:val="21"/>
        </w:rPr>
        <w:br/>
      </w:r>
      <w:r w:rsidR="4D6692AF" w:rsidRPr="001943E8">
        <w:rPr>
          <w:rFonts w:ascii="Arial" w:hAnsi="Arial" w:cs="Arial"/>
          <w:sz w:val="21"/>
          <w:szCs w:val="21"/>
        </w:rPr>
        <w:t>[1</w:t>
      </w:r>
      <w:r w:rsidR="008E1ECD" w:rsidRPr="001943E8">
        <w:rPr>
          <w:rFonts w:ascii="Arial" w:hAnsi="Arial" w:cs="Arial"/>
          <w:sz w:val="21"/>
          <w:szCs w:val="21"/>
        </w:rPr>
        <w:t>2</w:t>
      </w:r>
      <w:r w:rsidR="4D6692AF" w:rsidRPr="001943E8">
        <w:rPr>
          <w:rFonts w:ascii="Arial" w:hAnsi="Arial" w:cs="Arial"/>
          <w:sz w:val="21"/>
          <w:szCs w:val="21"/>
        </w:rPr>
        <w:t>] S.</w:t>
      </w:r>
      <w:r w:rsidRPr="001943E8">
        <w:rPr>
          <w:rFonts w:ascii="Arial" w:hAnsi="Arial" w:cs="Arial"/>
          <w:sz w:val="21"/>
          <w:szCs w:val="21"/>
        </w:rPr>
        <w:t xml:space="preserve"> </w:t>
      </w:r>
      <w:proofErr w:type="spellStart"/>
      <w:r w:rsidRPr="001943E8">
        <w:rPr>
          <w:rFonts w:ascii="Arial" w:hAnsi="Arial" w:cs="Arial"/>
          <w:sz w:val="21"/>
          <w:szCs w:val="21"/>
        </w:rPr>
        <w:t>Afroogh</w:t>
      </w:r>
      <w:proofErr w:type="spellEnd"/>
      <w:r w:rsidRPr="001943E8">
        <w:rPr>
          <w:rFonts w:ascii="Arial" w:hAnsi="Arial" w:cs="Arial"/>
          <w:sz w:val="21"/>
          <w:szCs w:val="21"/>
        </w:rPr>
        <w:t xml:space="preserve">, A. Akbari, E. Malone, M. Kargar, and H. </w:t>
      </w:r>
      <w:proofErr w:type="spellStart"/>
      <w:r w:rsidRPr="001943E8">
        <w:rPr>
          <w:rFonts w:ascii="Arial" w:hAnsi="Arial" w:cs="Arial"/>
          <w:sz w:val="21"/>
          <w:szCs w:val="21"/>
        </w:rPr>
        <w:t>Alambeigi</w:t>
      </w:r>
      <w:proofErr w:type="spellEnd"/>
      <w:r w:rsidRPr="001943E8">
        <w:rPr>
          <w:rFonts w:ascii="Arial" w:hAnsi="Arial" w:cs="Arial"/>
          <w:sz w:val="21"/>
          <w:szCs w:val="21"/>
        </w:rPr>
        <w:t xml:space="preserve">, "Trust in AI: Progress, challenges, and future directions," </w:t>
      </w:r>
      <w:r w:rsidRPr="001943E8">
        <w:rPr>
          <w:rStyle w:val="Emphasis"/>
          <w:rFonts w:ascii="Arial" w:hAnsi="Arial" w:cs="Arial"/>
          <w:sz w:val="21"/>
          <w:szCs w:val="21"/>
        </w:rPr>
        <w:t>Humanities and Social Sciences Communications</w:t>
      </w:r>
      <w:r w:rsidRPr="001943E8">
        <w:rPr>
          <w:rFonts w:ascii="Arial" w:hAnsi="Arial" w:cs="Arial"/>
          <w:sz w:val="21"/>
          <w:szCs w:val="21"/>
        </w:rPr>
        <w:t xml:space="preserve">, vol. 11, Art. no. 1568, 2024. </w:t>
      </w:r>
      <w:hyperlink r:id="rId27">
        <w:r w:rsidR="4D6692AF" w:rsidRPr="001943E8">
          <w:rPr>
            <w:rStyle w:val="Hyperlink"/>
            <w:rFonts w:ascii="Arial" w:hAnsi="Arial" w:cs="Arial"/>
            <w:sz w:val="21"/>
            <w:szCs w:val="21"/>
          </w:rPr>
          <w:t>https://doi.org/10.1057/s41599-024-04044-8</w:t>
        </w:r>
      </w:hyperlink>
      <w:r w:rsidRPr="001943E8">
        <w:rPr>
          <w:sz w:val="21"/>
          <w:szCs w:val="21"/>
        </w:rPr>
        <w:br/>
      </w:r>
      <w:r w:rsidR="4D6692AF" w:rsidRPr="001943E8">
        <w:rPr>
          <w:rFonts w:ascii="Arial" w:hAnsi="Arial" w:cs="Arial"/>
          <w:sz w:val="21"/>
          <w:szCs w:val="21"/>
        </w:rPr>
        <w:t>[1</w:t>
      </w:r>
      <w:r w:rsidR="008E1ECD" w:rsidRPr="001943E8">
        <w:rPr>
          <w:rFonts w:ascii="Arial" w:hAnsi="Arial" w:cs="Arial"/>
          <w:sz w:val="21"/>
          <w:szCs w:val="21"/>
        </w:rPr>
        <w:t>3</w:t>
      </w:r>
      <w:r w:rsidR="4D6692AF" w:rsidRPr="001943E8">
        <w:rPr>
          <w:rFonts w:ascii="Arial" w:hAnsi="Arial" w:cs="Arial"/>
          <w:sz w:val="21"/>
          <w:szCs w:val="21"/>
        </w:rPr>
        <w:t>] M.</w:t>
      </w:r>
      <w:r w:rsidRPr="001943E8">
        <w:rPr>
          <w:rFonts w:ascii="Arial" w:hAnsi="Arial" w:cs="Arial"/>
          <w:sz w:val="21"/>
          <w:szCs w:val="21"/>
        </w:rPr>
        <w:t xml:space="preserve"> van Bekkum, M. de Boer, F. van </w:t>
      </w:r>
      <w:proofErr w:type="spellStart"/>
      <w:r w:rsidRPr="001943E8">
        <w:rPr>
          <w:rFonts w:ascii="Arial" w:hAnsi="Arial" w:cs="Arial"/>
          <w:sz w:val="21"/>
          <w:szCs w:val="21"/>
        </w:rPr>
        <w:t>Harmelen</w:t>
      </w:r>
      <w:proofErr w:type="spellEnd"/>
      <w:r w:rsidRPr="001943E8">
        <w:rPr>
          <w:rFonts w:ascii="Arial" w:hAnsi="Arial" w:cs="Arial"/>
          <w:sz w:val="21"/>
          <w:szCs w:val="21"/>
        </w:rPr>
        <w:t xml:space="preserve">, A. Meyer-Vitali, and A. ten </w:t>
      </w:r>
      <w:proofErr w:type="spellStart"/>
      <w:r w:rsidRPr="001943E8">
        <w:rPr>
          <w:rFonts w:ascii="Arial" w:hAnsi="Arial" w:cs="Arial"/>
          <w:sz w:val="21"/>
          <w:szCs w:val="21"/>
        </w:rPr>
        <w:t>Teije</w:t>
      </w:r>
      <w:proofErr w:type="spellEnd"/>
      <w:r w:rsidRPr="001943E8">
        <w:rPr>
          <w:rFonts w:ascii="Arial" w:hAnsi="Arial" w:cs="Arial"/>
          <w:sz w:val="21"/>
          <w:szCs w:val="21"/>
        </w:rPr>
        <w:t xml:space="preserve">, "Modular design patterns for hybrid intelligence systems," in </w:t>
      </w:r>
      <w:r w:rsidRPr="001943E8">
        <w:rPr>
          <w:rStyle w:val="Emphasis"/>
          <w:rFonts w:ascii="Arial" w:hAnsi="Arial" w:cs="Arial"/>
          <w:sz w:val="21"/>
          <w:szCs w:val="21"/>
        </w:rPr>
        <w:t xml:space="preserve">Proc. 30th ACM Int. Conf. Inf. </w:t>
      </w:r>
      <w:proofErr w:type="spellStart"/>
      <w:r w:rsidRPr="001943E8">
        <w:rPr>
          <w:rStyle w:val="Emphasis"/>
          <w:rFonts w:ascii="Arial" w:hAnsi="Arial" w:cs="Arial"/>
          <w:sz w:val="21"/>
          <w:szCs w:val="21"/>
        </w:rPr>
        <w:t>Knowl</w:t>
      </w:r>
      <w:proofErr w:type="spellEnd"/>
      <w:r w:rsidRPr="001943E8">
        <w:rPr>
          <w:rStyle w:val="Emphasis"/>
          <w:rFonts w:ascii="Arial" w:hAnsi="Arial" w:cs="Arial"/>
          <w:sz w:val="21"/>
          <w:szCs w:val="21"/>
        </w:rPr>
        <w:t>. Manage.</w:t>
      </w:r>
      <w:r w:rsidRPr="001943E8">
        <w:rPr>
          <w:rFonts w:ascii="Arial" w:hAnsi="Arial" w:cs="Arial"/>
          <w:sz w:val="21"/>
          <w:szCs w:val="21"/>
        </w:rPr>
        <w:t xml:space="preserve">, 2021, pp. 288–296. </w:t>
      </w:r>
      <w:hyperlink r:id="rId28">
        <w:r w:rsidR="4D6692AF" w:rsidRPr="001943E8">
          <w:rPr>
            <w:rStyle w:val="Hyperlink"/>
            <w:rFonts w:ascii="Arial" w:hAnsi="Arial" w:cs="Arial"/>
            <w:sz w:val="21"/>
            <w:szCs w:val="21"/>
          </w:rPr>
          <w:t>https://doi.org/10.1145/3462244.3479926</w:t>
        </w:r>
      </w:hyperlink>
      <w:r w:rsidRPr="001943E8">
        <w:rPr>
          <w:sz w:val="21"/>
          <w:szCs w:val="21"/>
        </w:rPr>
        <w:br/>
      </w:r>
      <w:r w:rsidRPr="001943E8">
        <w:rPr>
          <w:rFonts w:ascii="Arial" w:hAnsi="Arial" w:cs="Arial"/>
          <w:sz w:val="21"/>
          <w:szCs w:val="21"/>
        </w:rPr>
        <w:t>[1</w:t>
      </w:r>
      <w:r w:rsidR="008E1ECD" w:rsidRPr="001943E8">
        <w:rPr>
          <w:rFonts w:ascii="Arial" w:hAnsi="Arial" w:cs="Arial"/>
          <w:sz w:val="21"/>
          <w:szCs w:val="21"/>
        </w:rPr>
        <w:t>4</w:t>
      </w:r>
      <w:r w:rsidRPr="001943E8">
        <w:rPr>
          <w:rFonts w:ascii="Arial" w:hAnsi="Arial" w:cs="Arial"/>
          <w:sz w:val="21"/>
          <w:szCs w:val="21"/>
        </w:rPr>
        <w:t xml:space="preserve">] Common Sense Education, "How to SIFT with AI," Digital Literacy Lesson (Grades 9–12), n.d. </w:t>
      </w:r>
      <w:hyperlink r:id="rId29">
        <w:r w:rsidR="4D6692AF" w:rsidRPr="001943E8">
          <w:rPr>
            <w:rStyle w:val="Hyperlink"/>
            <w:rFonts w:ascii="Arial" w:hAnsi="Arial" w:cs="Arial"/>
            <w:sz w:val="21"/>
            <w:szCs w:val="21"/>
          </w:rPr>
          <w:t>https://www.commonsense.org/education/digital-literacy/how-to-sift-with-ai</w:t>
        </w:r>
      </w:hyperlink>
      <w:r w:rsidRPr="001943E8">
        <w:rPr>
          <w:sz w:val="21"/>
          <w:szCs w:val="21"/>
        </w:rPr>
        <w:br/>
      </w:r>
      <w:r w:rsidR="4D6692AF" w:rsidRPr="001943E8">
        <w:rPr>
          <w:rFonts w:ascii="Arial" w:hAnsi="Arial" w:cs="Arial"/>
          <w:sz w:val="21"/>
          <w:szCs w:val="21"/>
        </w:rPr>
        <w:t>[1</w:t>
      </w:r>
      <w:r w:rsidR="00D12E22" w:rsidRPr="001943E8">
        <w:rPr>
          <w:rFonts w:ascii="Arial" w:hAnsi="Arial" w:cs="Arial"/>
          <w:sz w:val="21"/>
          <w:szCs w:val="21"/>
        </w:rPr>
        <w:t>5</w:t>
      </w:r>
      <w:r w:rsidR="4D6692AF" w:rsidRPr="001943E8">
        <w:rPr>
          <w:rFonts w:ascii="Arial" w:hAnsi="Arial" w:cs="Arial"/>
          <w:sz w:val="21"/>
          <w:szCs w:val="21"/>
        </w:rPr>
        <w:t>] S.</w:t>
      </w:r>
      <w:r w:rsidRPr="001943E8">
        <w:rPr>
          <w:rFonts w:ascii="Arial" w:hAnsi="Arial" w:cs="Arial"/>
          <w:sz w:val="21"/>
          <w:szCs w:val="21"/>
        </w:rPr>
        <w:t xml:space="preserve"> Koh, "This is how seniors are keeping up to date amidst national push for Gen AI," </w:t>
      </w:r>
      <w:r w:rsidRPr="001943E8">
        <w:rPr>
          <w:rStyle w:val="Emphasis"/>
          <w:rFonts w:ascii="Arial" w:hAnsi="Arial" w:cs="Arial"/>
          <w:sz w:val="21"/>
          <w:szCs w:val="21"/>
        </w:rPr>
        <w:t>The Straits Times</w:t>
      </w:r>
      <w:r w:rsidRPr="001943E8">
        <w:rPr>
          <w:rFonts w:ascii="Arial" w:hAnsi="Arial" w:cs="Arial"/>
          <w:sz w:val="21"/>
          <w:szCs w:val="21"/>
        </w:rPr>
        <w:t xml:space="preserve">, Nov. 2, 2025 (republished by </w:t>
      </w:r>
      <w:proofErr w:type="spellStart"/>
      <w:r w:rsidRPr="001943E8">
        <w:rPr>
          <w:rStyle w:val="Emphasis"/>
          <w:rFonts w:ascii="Arial" w:hAnsi="Arial" w:cs="Arial"/>
          <w:sz w:val="21"/>
          <w:szCs w:val="21"/>
        </w:rPr>
        <w:t>HardwareZone</w:t>
      </w:r>
      <w:proofErr w:type="spellEnd"/>
      <w:r w:rsidRPr="001943E8">
        <w:rPr>
          <w:rFonts w:ascii="Arial" w:hAnsi="Arial" w:cs="Arial"/>
          <w:sz w:val="21"/>
          <w:szCs w:val="21"/>
        </w:rPr>
        <w:t xml:space="preserve">, Nov. 7, 2025). </w:t>
      </w:r>
      <w:hyperlink r:id="rId30">
        <w:r w:rsidR="4D6692AF" w:rsidRPr="001943E8">
          <w:rPr>
            <w:rStyle w:val="Hyperlink"/>
            <w:rFonts w:ascii="Arial" w:hAnsi="Arial" w:cs="Arial"/>
            <w:sz w:val="21"/>
            <w:szCs w:val="21"/>
          </w:rPr>
          <w:t>https://www.hardwarezone.com.sg/lifestyle/ai/singapore-seniors-learning-ai-skills-literacy</w:t>
        </w:r>
      </w:hyperlink>
      <w:r w:rsidRPr="001943E8">
        <w:rPr>
          <w:sz w:val="21"/>
          <w:szCs w:val="21"/>
        </w:rPr>
        <w:br/>
      </w:r>
      <w:r w:rsidRPr="001943E8">
        <w:rPr>
          <w:rFonts w:ascii="Arial" w:hAnsi="Arial" w:cs="Arial"/>
          <w:sz w:val="21"/>
          <w:szCs w:val="21"/>
        </w:rPr>
        <w:t>[1</w:t>
      </w:r>
      <w:r w:rsidR="00D12E22" w:rsidRPr="001943E8">
        <w:rPr>
          <w:rFonts w:ascii="Arial" w:hAnsi="Arial" w:cs="Arial"/>
          <w:sz w:val="21"/>
          <w:szCs w:val="21"/>
        </w:rPr>
        <w:t>6</w:t>
      </w:r>
      <w:r w:rsidRPr="001943E8">
        <w:rPr>
          <w:rFonts w:ascii="Arial" w:hAnsi="Arial" w:cs="Arial"/>
          <w:sz w:val="21"/>
          <w:szCs w:val="21"/>
        </w:rPr>
        <w:t xml:space="preserve">] Personal Data Protection Commission Singapore, "Launch of AI Verify – An AI governance testing framework and toolkit," May 2022. </w:t>
      </w:r>
      <w:hyperlink r:id="rId31">
        <w:r w:rsidR="4D6692AF" w:rsidRPr="001943E8">
          <w:rPr>
            <w:rStyle w:val="Hyperlink"/>
            <w:rFonts w:ascii="Arial" w:hAnsi="Arial" w:cs="Arial"/>
            <w:sz w:val="21"/>
            <w:szCs w:val="21"/>
          </w:rPr>
          <w:t>https://www.pdpc.gov.sg/news-and-events/announcements/2022/05/launch-of-ai-verify---an-ai-governance-testing-framework-and-toolkit</w:t>
        </w:r>
      </w:hyperlink>
      <w:r w:rsidRPr="001943E8">
        <w:rPr>
          <w:sz w:val="21"/>
          <w:szCs w:val="21"/>
        </w:rPr>
        <w:br/>
      </w:r>
      <w:r w:rsidRPr="001943E8">
        <w:rPr>
          <w:rFonts w:ascii="Arial" w:hAnsi="Arial" w:cs="Arial"/>
          <w:sz w:val="21"/>
          <w:szCs w:val="21"/>
        </w:rPr>
        <w:t>[1</w:t>
      </w:r>
      <w:r w:rsidR="00D12E22" w:rsidRPr="001943E8">
        <w:rPr>
          <w:rFonts w:ascii="Arial" w:hAnsi="Arial" w:cs="Arial"/>
          <w:sz w:val="21"/>
          <w:szCs w:val="21"/>
        </w:rPr>
        <w:t>7</w:t>
      </w:r>
      <w:r w:rsidRPr="001943E8">
        <w:rPr>
          <w:rFonts w:ascii="Arial" w:hAnsi="Arial" w:cs="Arial"/>
          <w:sz w:val="21"/>
          <w:szCs w:val="21"/>
        </w:rPr>
        <w:t xml:space="preserve">] </w:t>
      </w:r>
      <w:r w:rsidRPr="001943E8">
        <w:rPr>
          <w:rStyle w:val="Emphasis"/>
          <w:rFonts w:ascii="Arial" w:hAnsi="Arial" w:cs="Arial"/>
          <w:sz w:val="21"/>
          <w:szCs w:val="21"/>
        </w:rPr>
        <w:t>Moffatt v. Air Canada</w:t>
      </w:r>
      <w:r w:rsidRPr="001943E8">
        <w:rPr>
          <w:rFonts w:ascii="Arial" w:hAnsi="Arial" w:cs="Arial"/>
          <w:sz w:val="21"/>
          <w:szCs w:val="21"/>
        </w:rPr>
        <w:t xml:space="preserve">, 2024 BCCRT 149. Summary by Dentons, "Airline ordered to compensate a B.C. man because its chatbot provided inaccurate information," 2024. </w:t>
      </w:r>
      <w:hyperlink r:id="rId32">
        <w:r w:rsidR="4D6692AF" w:rsidRPr="001943E8">
          <w:rPr>
            <w:rStyle w:val="Hyperlink"/>
            <w:rFonts w:ascii="Arial" w:hAnsi="Arial" w:cs="Arial"/>
            <w:sz w:val="21"/>
            <w:szCs w:val="21"/>
          </w:rPr>
          <w:t>https://www.dentonsdata.com/airline-ordered-to-compensate-a-b-c-man-because-its-chatbot-provided-inaccurate-information/</w:t>
        </w:r>
      </w:hyperlink>
      <w:r w:rsidRPr="001943E8">
        <w:rPr>
          <w:sz w:val="21"/>
          <w:szCs w:val="21"/>
        </w:rPr>
        <w:br/>
      </w:r>
      <w:r w:rsidR="4D6692AF" w:rsidRPr="001943E8">
        <w:rPr>
          <w:rFonts w:ascii="Arial" w:hAnsi="Arial" w:cs="Arial"/>
          <w:sz w:val="21"/>
          <w:szCs w:val="21"/>
        </w:rPr>
        <w:t>[</w:t>
      </w:r>
      <w:r w:rsidR="00D12E22" w:rsidRPr="001943E8">
        <w:rPr>
          <w:rFonts w:ascii="Arial" w:hAnsi="Arial" w:cs="Arial"/>
          <w:sz w:val="21"/>
          <w:szCs w:val="21"/>
        </w:rPr>
        <w:t>18</w:t>
      </w:r>
      <w:r w:rsidR="4D6692AF" w:rsidRPr="001943E8">
        <w:rPr>
          <w:rFonts w:ascii="Arial" w:hAnsi="Arial" w:cs="Arial"/>
          <w:sz w:val="21"/>
          <w:szCs w:val="21"/>
        </w:rPr>
        <w:t xml:space="preserve">] </w:t>
      </w:r>
      <w:r w:rsidR="4D6692AF" w:rsidRPr="001943E8">
        <w:rPr>
          <w:rStyle w:val="Emphasis"/>
          <w:rFonts w:ascii="Arial" w:hAnsi="Arial" w:cs="Arial"/>
          <w:sz w:val="21"/>
          <w:szCs w:val="21"/>
        </w:rPr>
        <w:t>Mata v. Avianca, Inc.</w:t>
      </w:r>
      <w:r w:rsidR="4D6692AF" w:rsidRPr="001943E8">
        <w:rPr>
          <w:rFonts w:ascii="Arial" w:hAnsi="Arial" w:cs="Arial"/>
          <w:sz w:val="21"/>
          <w:szCs w:val="21"/>
        </w:rPr>
        <w:t xml:space="preserve">, No. 22-cv-1461 (S.D.N.Y. June 22, 2023). Summary available at: </w:t>
      </w:r>
      <w:hyperlink r:id="rId33">
        <w:r w:rsidR="4D6692AF" w:rsidRPr="001943E8">
          <w:rPr>
            <w:rStyle w:val="Hyperlink"/>
            <w:rFonts w:ascii="Arial" w:hAnsi="Arial" w:cs="Arial"/>
            <w:sz w:val="21"/>
            <w:szCs w:val="21"/>
          </w:rPr>
          <w:t>https://en.wikipedia.org/wiki/Mata_v._Avianca,_Inc</w:t>
        </w:r>
      </w:hyperlink>
      <w:r w:rsidRPr="001943E8">
        <w:rPr>
          <w:rFonts w:ascii="Arial" w:hAnsi="Arial" w:cs="Arial"/>
          <w:sz w:val="21"/>
          <w:szCs w:val="21"/>
        </w:rPr>
        <w:t>.</w:t>
      </w:r>
      <w:r w:rsidRPr="001943E8">
        <w:rPr>
          <w:sz w:val="21"/>
          <w:szCs w:val="21"/>
        </w:rPr>
        <w:br/>
      </w:r>
      <w:r w:rsidRPr="001943E8">
        <w:rPr>
          <w:rFonts w:ascii="Arial" w:hAnsi="Arial" w:cs="Arial"/>
          <w:sz w:val="21"/>
          <w:szCs w:val="21"/>
        </w:rPr>
        <w:t>[</w:t>
      </w:r>
      <w:r w:rsidR="00D12E22" w:rsidRPr="001943E8">
        <w:rPr>
          <w:rFonts w:ascii="Arial" w:hAnsi="Arial" w:cs="Arial"/>
          <w:sz w:val="21"/>
          <w:szCs w:val="21"/>
        </w:rPr>
        <w:t>19</w:t>
      </w:r>
      <w:r w:rsidRPr="001943E8">
        <w:rPr>
          <w:rFonts w:ascii="Arial" w:hAnsi="Arial" w:cs="Arial"/>
          <w:sz w:val="21"/>
          <w:szCs w:val="21"/>
        </w:rPr>
        <w:t xml:space="preserve">] Microsoft HAX Toolkit, "Google Gemini: G2 – Make clear how well the system can do what it can do," n.d. </w:t>
      </w:r>
      <w:hyperlink r:id="rId34">
        <w:r w:rsidR="4D6692AF" w:rsidRPr="001943E8">
          <w:rPr>
            <w:rStyle w:val="Hyperlink"/>
            <w:rFonts w:ascii="Arial" w:hAnsi="Arial" w:cs="Arial"/>
            <w:sz w:val="21"/>
            <w:szCs w:val="21"/>
          </w:rPr>
          <w:t>https://www.microsoft.com/en-us/haxtoolkit/example/google-gemini-g2-make-clear-how-well-the-system-can-do-what-it-can-do-2/</w:t>
        </w:r>
      </w:hyperlink>
      <w:r w:rsidRPr="001943E8">
        <w:rPr>
          <w:sz w:val="21"/>
          <w:szCs w:val="21"/>
        </w:rPr>
        <w:br/>
      </w:r>
      <w:r w:rsidR="4D6692AF" w:rsidRPr="001943E8">
        <w:rPr>
          <w:rFonts w:ascii="Arial" w:hAnsi="Arial" w:cs="Arial"/>
          <w:sz w:val="21"/>
          <w:szCs w:val="21"/>
        </w:rPr>
        <w:t>[2</w:t>
      </w:r>
      <w:r w:rsidR="00D12E22" w:rsidRPr="001943E8">
        <w:rPr>
          <w:rFonts w:ascii="Arial" w:hAnsi="Arial" w:cs="Arial"/>
          <w:sz w:val="21"/>
          <w:szCs w:val="21"/>
        </w:rPr>
        <w:t>0</w:t>
      </w:r>
      <w:r w:rsidR="4D6692AF" w:rsidRPr="001943E8">
        <w:rPr>
          <w:rFonts w:ascii="Arial" w:hAnsi="Arial" w:cs="Arial"/>
          <w:sz w:val="21"/>
          <w:szCs w:val="21"/>
        </w:rPr>
        <w:t>] M.</w:t>
      </w:r>
      <w:r w:rsidRPr="001943E8">
        <w:rPr>
          <w:rFonts w:ascii="Arial" w:hAnsi="Arial" w:cs="Arial"/>
          <w:sz w:val="21"/>
          <w:szCs w:val="21"/>
        </w:rPr>
        <w:t xml:space="preserve"> Sharma </w:t>
      </w:r>
      <w:r w:rsidRPr="001943E8">
        <w:rPr>
          <w:rStyle w:val="Emphasis"/>
          <w:rFonts w:ascii="Arial" w:hAnsi="Arial" w:cs="Arial"/>
          <w:sz w:val="21"/>
          <w:szCs w:val="21"/>
        </w:rPr>
        <w:t>et al.</w:t>
      </w:r>
      <w:r w:rsidRPr="001943E8">
        <w:rPr>
          <w:rFonts w:ascii="Arial" w:hAnsi="Arial" w:cs="Arial"/>
          <w:sz w:val="21"/>
          <w:szCs w:val="21"/>
        </w:rPr>
        <w:t xml:space="preserve">, "Towards understanding sycophancy in language models," in </w:t>
      </w:r>
      <w:r w:rsidRPr="001943E8">
        <w:rPr>
          <w:rStyle w:val="Emphasis"/>
          <w:rFonts w:ascii="Arial" w:hAnsi="Arial" w:cs="Arial"/>
          <w:sz w:val="21"/>
          <w:szCs w:val="21"/>
        </w:rPr>
        <w:t>Proc. Int. Conf. Learn. Represent. (ICLR)</w:t>
      </w:r>
      <w:r w:rsidRPr="001943E8">
        <w:rPr>
          <w:rFonts w:ascii="Arial" w:hAnsi="Arial" w:cs="Arial"/>
          <w:sz w:val="21"/>
          <w:szCs w:val="21"/>
        </w:rPr>
        <w:t xml:space="preserve">, 2024. </w:t>
      </w:r>
      <w:hyperlink r:id="rId35">
        <w:r w:rsidR="4D6692AF" w:rsidRPr="001943E8">
          <w:rPr>
            <w:rStyle w:val="Hyperlink"/>
            <w:rFonts w:ascii="Arial" w:hAnsi="Arial" w:cs="Arial"/>
            <w:sz w:val="21"/>
            <w:szCs w:val="21"/>
          </w:rPr>
          <w:t>https://arxiv.org/abs/2310.13548</w:t>
        </w:r>
      </w:hyperlink>
      <w:r w:rsidRPr="001943E8">
        <w:rPr>
          <w:sz w:val="21"/>
          <w:szCs w:val="21"/>
        </w:rPr>
        <w:br/>
      </w:r>
      <w:r w:rsidRPr="001943E8">
        <w:rPr>
          <w:rFonts w:ascii="Arial" w:hAnsi="Arial" w:cs="Arial"/>
          <w:sz w:val="21"/>
          <w:szCs w:val="21"/>
        </w:rPr>
        <w:t>[2</w:t>
      </w:r>
      <w:r w:rsidR="00D12E22" w:rsidRPr="001943E8">
        <w:rPr>
          <w:rFonts w:ascii="Arial" w:hAnsi="Arial" w:cs="Arial"/>
          <w:sz w:val="21"/>
          <w:szCs w:val="21"/>
        </w:rPr>
        <w:t>1</w:t>
      </w:r>
      <w:r w:rsidRPr="001943E8">
        <w:rPr>
          <w:rFonts w:ascii="Arial" w:hAnsi="Arial" w:cs="Arial"/>
          <w:sz w:val="21"/>
          <w:szCs w:val="21"/>
        </w:rPr>
        <w:t xml:space="preserve">] OpenAI, "Expanding on what we missed with sycophancy," May 2025. </w:t>
      </w:r>
      <w:hyperlink r:id="rId36">
        <w:r w:rsidR="4D6692AF" w:rsidRPr="001943E8">
          <w:rPr>
            <w:rStyle w:val="Hyperlink"/>
            <w:rFonts w:ascii="Arial" w:hAnsi="Arial" w:cs="Arial"/>
            <w:sz w:val="21"/>
            <w:szCs w:val="21"/>
          </w:rPr>
          <w:t>https://openai.com/index/expanding-on-sycophancy/</w:t>
        </w:r>
      </w:hyperlink>
      <w:r w:rsidRPr="001943E8">
        <w:rPr>
          <w:sz w:val="21"/>
          <w:szCs w:val="21"/>
        </w:rPr>
        <w:br/>
      </w:r>
      <w:r w:rsidRPr="001943E8">
        <w:rPr>
          <w:rFonts w:ascii="Arial" w:hAnsi="Arial" w:cs="Arial"/>
          <w:sz w:val="21"/>
          <w:szCs w:val="21"/>
        </w:rPr>
        <w:t>[2</w:t>
      </w:r>
      <w:r w:rsidR="00D12E22" w:rsidRPr="001943E8">
        <w:rPr>
          <w:rFonts w:ascii="Arial" w:hAnsi="Arial" w:cs="Arial"/>
          <w:sz w:val="21"/>
          <w:szCs w:val="21"/>
        </w:rPr>
        <w:t>2</w:t>
      </w:r>
      <w:r w:rsidRPr="001943E8">
        <w:rPr>
          <w:rFonts w:ascii="Arial" w:hAnsi="Arial" w:cs="Arial"/>
          <w:sz w:val="21"/>
          <w:szCs w:val="21"/>
        </w:rPr>
        <w:t xml:space="preserve">] CNN, "Google shares lose $100 billion after company's AI chatbot makes an error during demo," Feb. 8, 2023. </w:t>
      </w:r>
      <w:hyperlink r:id="rId37">
        <w:r w:rsidR="4D6692AF" w:rsidRPr="001943E8">
          <w:rPr>
            <w:rStyle w:val="Hyperlink"/>
            <w:rFonts w:ascii="Arial" w:hAnsi="Arial" w:cs="Arial"/>
            <w:sz w:val="21"/>
            <w:szCs w:val="21"/>
          </w:rPr>
          <w:t>https://www.cnn.com/2023/02/08/tech/google-ai-bard-demo-error</w:t>
        </w:r>
      </w:hyperlink>
      <w:r w:rsidRPr="001943E8">
        <w:rPr>
          <w:sz w:val="21"/>
          <w:szCs w:val="21"/>
        </w:rPr>
        <w:br/>
      </w:r>
      <w:r w:rsidR="4D6692AF" w:rsidRPr="001943E8">
        <w:rPr>
          <w:rFonts w:ascii="Arial" w:hAnsi="Arial" w:cs="Arial"/>
          <w:sz w:val="21"/>
          <w:szCs w:val="21"/>
        </w:rPr>
        <w:t>[2</w:t>
      </w:r>
      <w:r w:rsidR="00D12E22" w:rsidRPr="001943E8">
        <w:rPr>
          <w:rFonts w:ascii="Arial" w:hAnsi="Arial" w:cs="Arial"/>
          <w:sz w:val="21"/>
          <w:szCs w:val="21"/>
        </w:rPr>
        <w:t>3</w:t>
      </w:r>
      <w:r w:rsidR="4D6692AF" w:rsidRPr="001943E8">
        <w:rPr>
          <w:rFonts w:ascii="Arial" w:hAnsi="Arial" w:cs="Arial"/>
          <w:sz w:val="21"/>
          <w:szCs w:val="21"/>
        </w:rPr>
        <w:t>] S.</w:t>
      </w:r>
      <w:r w:rsidRPr="001943E8">
        <w:rPr>
          <w:rFonts w:ascii="Arial" w:hAnsi="Arial" w:cs="Arial"/>
          <w:sz w:val="21"/>
          <w:szCs w:val="21"/>
        </w:rPr>
        <w:t xml:space="preserve"> Amershi </w:t>
      </w:r>
      <w:r w:rsidRPr="001943E8">
        <w:rPr>
          <w:rStyle w:val="Emphasis"/>
          <w:rFonts w:ascii="Arial" w:hAnsi="Arial" w:cs="Arial"/>
          <w:sz w:val="21"/>
          <w:szCs w:val="21"/>
        </w:rPr>
        <w:t>et al.</w:t>
      </w:r>
      <w:r w:rsidRPr="001943E8">
        <w:rPr>
          <w:rFonts w:ascii="Arial" w:hAnsi="Arial" w:cs="Arial"/>
          <w:sz w:val="21"/>
          <w:szCs w:val="21"/>
        </w:rPr>
        <w:t xml:space="preserve">, "Guidelines for human-AI interaction," in </w:t>
      </w:r>
      <w:r w:rsidRPr="001943E8">
        <w:rPr>
          <w:rStyle w:val="Emphasis"/>
          <w:rFonts w:ascii="Arial" w:hAnsi="Arial" w:cs="Arial"/>
          <w:sz w:val="21"/>
          <w:szCs w:val="21"/>
        </w:rPr>
        <w:t>Proc. CHI Conf. Human Factors in Computing Systems</w:t>
      </w:r>
      <w:r w:rsidRPr="001943E8">
        <w:rPr>
          <w:rFonts w:ascii="Arial" w:hAnsi="Arial" w:cs="Arial"/>
          <w:sz w:val="21"/>
          <w:szCs w:val="21"/>
        </w:rPr>
        <w:t xml:space="preserve">, 2019, pp. 1–13. </w:t>
      </w:r>
      <w:hyperlink r:id="rId38">
        <w:r w:rsidR="4D6692AF" w:rsidRPr="001943E8">
          <w:rPr>
            <w:rStyle w:val="Hyperlink"/>
            <w:rFonts w:ascii="Arial" w:hAnsi="Arial" w:cs="Arial"/>
            <w:sz w:val="21"/>
            <w:szCs w:val="21"/>
          </w:rPr>
          <w:t>https://doi.org/10.1145/3290605.3300233</w:t>
        </w:r>
      </w:hyperlink>
      <w:r w:rsidRPr="001943E8">
        <w:rPr>
          <w:sz w:val="21"/>
          <w:szCs w:val="21"/>
        </w:rPr>
        <w:br/>
      </w:r>
      <w:r w:rsidR="4D6692AF" w:rsidRPr="001943E8">
        <w:rPr>
          <w:rFonts w:ascii="Arial" w:hAnsi="Arial" w:cs="Arial"/>
          <w:sz w:val="21"/>
          <w:szCs w:val="21"/>
        </w:rPr>
        <w:t>[2</w:t>
      </w:r>
      <w:r w:rsidR="00D12E22" w:rsidRPr="001943E8">
        <w:rPr>
          <w:rFonts w:ascii="Arial" w:hAnsi="Arial" w:cs="Arial"/>
          <w:sz w:val="21"/>
          <w:szCs w:val="21"/>
        </w:rPr>
        <w:t>4</w:t>
      </w:r>
      <w:r w:rsidR="4D6692AF" w:rsidRPr="001943E8">
        <w:rPr>
          <w:rFonts w:ascii="Arial" w:hAnsi="Arial" w:cs="Arial"/>
          <w:sz w:val="21"/>
          <w:szCs w:val="21"/>
        </w:rPr>
        <w:t>] R.</w:t>
      </w:r>
      <w:r w:rsidRPr="001943E8">
        <w:rPr>
          <w:rFonts w:ascii="Arial" w:hAnsi="Arial" w:cs="Arial"/>
          <w:sz w:val="21"/>
          <w:szCs w:val="21"/>
        </w:rPr>
        <w:t xml:space="preserve"> Hart, "Google restricts AI search tool after 'nonsensical' answers told people to eat rocks and put glue on pizza," </w:t>
      </w:r>
      <w:r w:rsidRPr="001943E8">
        <w:rPr>
          <w:rStyle w:val="Emphasis"/>
          <w:rFonts w:ascii="Arial" w:hAnsi="Arial" w:cs="Arial"/>
          <w:sz w:val="21"/>
          <w:szCs w:val="21"/>
        </w:rPr>
        <w:t>Forbes</w:t>
      </w:r>
      <w:r w:rsidRPr="001943E8">
        <w:rPr>
          <w:rFonts w:ascii="Arial" w:hAnsi="Arial" w:cs="Arial"/>
          <w:sz w:val="21"/>
          <w:szCs w:val="21"/>
        </w:rPr>
        <w:t xml:space="preserve">, May 31, 2024. </w:t>
      </w:r>
      <w:hyperlink r:id="rId39">
        <w:r w:rsidR="4D6692AF" w:rsidRPr="001943E8">
          <w:rPr>
            <w:rStyle w:val="Hyperlink"/>
            <w:rFonts w:ascii="Arial" w:hAnsi="Arial" w:cs="Arial"/>
            <w:sz w:val="21"/>
            <w:szCs w:val="21"/>
          </w:rPr>
          <w:t>https://www.forbes.com/sites/roberthart/2024/05/31/google-restricts-ai-search-tool-after-nonsensical-answers-told-people-to-eat-rocks-and-put-glue-on-pizza/</w:t>
        </w:r>
      </w:hyperlink>
    </w:p>
    <w:p w14:paraId="791A24AD" w14:textId="77777777" w:rsidR="001943E8" w:rsidRPr="00D12B71" w:rsidRDefault="001943E8">
      <w:pPr>
        <w:rPr>
          <w:rFonts w:ascii="Arial" w:hAnsi="Arial" w:cs="Arial"/>
          <w:b/>
          <w:bCs/>
        </w:rPr>
      </w:pPr>
    </w:p>
    <w:sectPr w:rsidR="001943E8" w:rsidRPr="00D12B71" w:rsidSect="00E74D7D">
      <w:type w:val="continuous"/>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02C2C" w14:textId="77777777" w:rsidR="004C390B" w:rsidRDefault="004C390B" w:rsidP="00E454C0">
      <w:r>
        <w:separator/>
      </w:r>
    </w:p>
  </w:endnote>
  <w:endnote w:type="continuationSeparator" w:id="0">
    <w:p w14:paraId="1CC79C78" w14:textId="77777777" w:rsidR="004C390B" w:rsidRDefault="004C390B" w:rsidP="00E45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56736" w14:textId="77777777" w:rsidR="004C390B" w:rsidRDefault="004C390B" w:rsidP="00E454C0">
      <w:r>
        <w:separator/>
      </w:r>
    </w:p>
  </w:footnote>
  <w:footnote w:type="continuationSeparator" w:id="0">
    <w:p w14:paraId="1DF21E3C" w14:textId="77777777" w:rsidR="004C390B" w:rsidRDefault="004C390B" w:rsidP="00E454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4C2"/>
    <w:multiLevelType w:val="hybridMultilevel"/>
    <w:tmpl w:val="63E0075E"/>
    <w:lvl w:ilvl="0" w:tplc="F15293C4">
      <w:start w:val="1"/>
      <w:numFmt w:val="bullet"/>
      <w:lvlText w:val="-"/>
      <w:lvlJc w:val="left"/>
      <w:pPr>
        <w:ind w:left="720" w:hanging="360"/>
      </w:pPr>
      <w:rPr>
        <w:rFonts w:ascii="Aptos" w:eastAsiaTheme="minorEastAsia" w:hAnsi="Aptos" w:cstheme="minorBid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73992"/>
    <w:multiLevelType w:val="hybridMultilevel"/>
    <w:tmpl w:val="FFFFFFFF"/>
    <w:lvl w:ilvl="0" w:tplc="3F200E32">
      <w:start w:val="1"/>
      <w:numFmt w:val="bullet"/>
      <w:lvlText w:val="·"/>
      <w:lvlJc w:val="left"/>
      <w:pPr>
        <w:ind w:left="720" w:hanging="360"/>
      </w:pPr>
      <w:rPr>
        <w:rFonts w:ascii="Symbol" w:hAnsi="Symbol" w:hint="default"/>
      </w:rPr>
    </w:lvl>
    <w:lvl w:ilvl="1" w:tplc="1602B696">
      <w:start w:val="1"/>
      <w:numFmt w:val="bullet"/>
      <w:lvlText w:val="o"/>
      <w:lvlJc w:val="left"/>
      <w:pPr>
        <w:ind w:left="1440" w:hanging="360"/>
      </w:pPr>
      <w:rPr>
        <w:rFonts w:ascii="Courier New" w:hAnsi="Courier New" w:hint="default"/>
      </w:rPr>
    </w:lvl>
    <w:lvl w:ilvl="2" w:tplc="38602D28">
      <w:start w:val="1"/>
      <w:numFmt w:val="bullet"/>
      <w:lvlText w:val=""/>
      <w:lvlJc w:val="left"/>
      <w:pPr>
        <w:ind w:left="2160" w:hanging="360"/>
      </w:pPr>
      <w:rPr>
        <w:rFonts w:ascii="Wingdings" w:hAnsi="Wingdings" w:hint="default"/>
      </w:rPr>
    </w:lvl>
    <w:lvl w:ilvl="3" w:tplc="B67AFA8E">
      <w:start w:val="1"/>
      <w:numFmt w:val="bullet"/>
      <w:lvlText w:val=""/>
      <w:lvlJc w:val="left"/>
      <w:pPr>
        <w:ind w:left="2880" w:hanging="360"/>
      </w:pPr>
      <w:rPr>
        <w:rFonts w:ascii="Symbol" w:hAnsi="Symbol" w:hint="default"/>
      </w:rPr>
    </w:lvl>
    <w:lvl w:ilvl="4" w:tplc="9BC431B2">
      <w:start w:val="1"/>
      <w:numFmt w:val="bullet"/>
      <w:lvlText w:val="o"/>
      <w:lvlJc w:val="left"/>
      <w:pPr>
        <w:ind w:left="3600" w:hanging="360"/>
      </w:pPr>
      <w:rPr>
        <w:rFonts w:ascii="Courier New" w:hAnsi="Courier New" w:hint="default"/>
      </w:rPr>
    </w:lvl>
    <w:lvl w:ilvl="5" w:tplc="F34091C8">
      <w:start w:val="1"/>
      <w:numFmt w:val="bullet"/>
      <w:lvlText w:val=""/>
      <w:lvlJc w:val="left"/>
      <w:pPr>
        <w:ind w:left="4320" w:hanging="360"/>
      </w:pPr>
      <w:rPr>
        <w:rFonts w:ascii="Wingdings" w:hAnsi="Wingdings" w:hint="default"/>
      </w:rPr>
    </w:lvl>
    <w:lvl w:ilvl="6" w:tplc="50428158">
      <w:start w:val="1"/>
      <w:numFmt w:val="bullet"/>
      <w:lvlText w:val=""/>
      <w:lvlJc w:val="left"/>
      <w:pPr>
        <w:ind w:left="5040" w:hanging="360"/>
      </w:pPr>
      <w:rPr>
        <w:rFonts w:ascii="Symbol" w:hAnsi="Symbol" w:hint="default"/>
      </w:rPr>
    </w:lvl>
    <w:lvl w:ilvl="7" w:tplc="980810EE">
      <w:start w:val="1"/>
      <w:numFmt w:val="bullet"/>
      <w:lvlText w:val="o"/>
      <w:lvlJc w:val="left"/>
      <w:pPr>
        <w:ind w:left="5760" w:hanging="360"/>
      </w:pPr>
      <w:rPr>
        <w:rFonts w:ascii="Courier New" w:hAnsi="Courier New" w:hint="default"/>
      </w:rPr>
    </w:lvl>
    <w:lvl w:ilvl="8" w:tplc="BBC2B464">
      <w:start w:val="1"/>
      <w:numFmt w:val="bullet"/>
      <w:lvlText w:val=""/>
      <w:lvlJc w:val="left"/>
      <w:pPr>
        <w:ind w:left="6480" w:hanging="360"/>
      </w:pPr>
      <w:rPr>
        <w:rFonts w:ascii="Wingdings" w:hAnsi="Wingdings" w:hint="default"/>
      </w:rPr>
    </w:lvl>
  </w:abstractNum>
  <w:abstractNum w:abstractNumId="2" w15:restartNumberingAfterBreak="0">
    <w:nsid w:val="0ACCD02A"/>
    <w:multiLevelType w:val="hybridMultilevel"/>
    <w:tmpl w:val="FFFFFFFF"/>
    <w:lvl w:ilvl="0" w:tplc="FBE4F7EC">
      <w:start w:val="1"/>
      <w:numFmt w:val="decimal"/>
      <w:lvlText w:val="•"/>
      <w:lvlJc w:val="left"/>
      <w:pPr>
        <w:ind w:left="720" w:hanging="360"/>
      </w:pPr>
    </w:lvl>
    <w:lvl w:ilvl="1" w:tplc="A7B20B9E">
      <w:start w:val="1"/>
      <w:numFmt w:val="lowerLetter"/>
      <w:lvlText w:val="%2."/>
      <w:lvlJc w:val="left"/>
      <w:pPr>
        <w:ind w:left="1440" w:hanging="360"/>
      </w:pPr>
    </w:lvl>
    <w:lvl w:ilvl="2" w:tplc="0D909D28">
      <w:start w:val="1"/>
      <w:numFmt w:val="lowerRoman"/>
      <w:lvlText w:val="%3."/>
      <w:lvlJc w:val="right"/>
      <w:pPr>
        <w:ind w:left="2160" w:hanging="180"/>
      </w:pPr>
    </w:lvl>
    <w:lvl w:ilvl="3" w:tplc="7510537C">
      <w:start w:val="1"/>
      <w:numFmt w:val="decimal"/>
      <w:lvlText w:val="%4."/>
      <w:lvlJc w:val="left"/>
      <w:pPr>
        <w:ind w:left="2880" w:hanging="360"/>
      </w:pPr>
    </w:lvl>
    <w:lvl w:ilvl="4" w:tplc="1E24BE3C">
      <w:start w:val="1"/>
      <w:numFmt w:val="lowerLetter"/>
      <w:lvlText w:val="%5."/>
      <w:lvlJc w:val="left"/>
      <w:pPr>
        <w:ind w:left="3600" w:hanging="360"/>
      </w:pPr>
    </w:lvl>
    <w:lvl w:ilvl="5" w:tplc="8946D294">
      <w:start w:val="1"/>
      <w:numFmt w:val="lowerRoman"/>
      <w:lvlText w:val="%6."/>
      <w:lvlJc w:val="right"/>
      <w:pPr>
        <w:ind w:left="4320" w:hanging="180"/>
      </w:pPr>
    </w:lvl>
    <w:lvl w:ilvl="6" w:tplc="023C1F38">
      <w:start w:val="1"/>
      <w:numFmt w:val="decimal"/>
      <w:lvlText w:val="%7."/>
      <w:lvlJc w:val="left"/>
      <w:pPr>
        <w:ind w:left="5040" w:hanging="360"/>
      </w:pPr>
    </w:lvl>
    <w:lvl w:ilvl="7" w:tplc="1F08CCEA">
      <w:start w:val="1"/>
      <w:numFmt w:val="lowerLetter"/>
      <w:lvlText w:val="%8."/>
      <w:lvlJc w:val="left"/>
      <w:pPr>
        <w:ind w:left="5760" w:hanging="360"/>
      </w:pPr>
    </w:lvl>
    <w:lvl w:ilvl="8" w:tplc="C7BE4850">
      <w:start w:val="1"/>
      <w:numFmt w:val="lowerRoman"/>
      <w:lvlText w:val="%9."/>
      <w:lvlJc w:val="right"/>
      <w:pPr>
        <w:ind w:left="6480" w:hanging="180"/>
      </w:pPr>
    </w:lvl>
  </w:abstractNum>
  <w:abstractNum w:abstractNumId="3" w15:restartNumberingAfterBreak="0">
    <w:nsid w:val="18BF9D10"/>
    <w:multiLevelType w:val="hybridMultilevel"/>
    <w:tmpl w:val="FFFFFFFF"/>
    <w:lvl w:ilvl="0" w:tplc="BA5C1230">
      <w:start w:val="1"/>
      <w:numFmt w:val="decimal"/>
      <w:lvlText w:val="%1."/>
      <w:lvlJc w:val="left"/>
      <w:pPr>
        <w:ind w:left="720" w:hanging="360"/>
      </w:pPr>
    </w:lvl>
    <w:lvl w:ilvl="1" w:tplc="2C287D86">
      <w:start w:val="1"/>
      <w:numFmt w:val="lowerLetter"/>
      <w:lvlText w:val="%2."/>
      <w:lvlJc w:val="left"/>
      <w:pPr>
        <w:ind w:left="1440" w:hanging="360"/>
      </w:pPr>
    </w:lvl>
    <w:lvl w:ilvl="2" w:tplc="FFBEC7BC">
      <w:start w:val="1"/>
      <w:numFmt w:val="lowerRoman"/>
      <w:lvlText w:val="%3."/>
      <w:lvlJc w:val="right"/>
      <w:pPr>
        <w:ind w:left="2160" w:hanging="180"/>
      </w:pPr>
    </w:lvl>
    <w:lvl w:ilvl="3" w:tplc="02EA0F02">
      <w:start w:val="1"/>
      <w:numFmt w:val="decimal"/>
      <w:lvlText w:val="%4."/>
      <w:lvlJc w:val="left"/>
      <w:pPr>
        <w:ind w:left="2880" w:hanging="360"/>
      </w:pPr>
    </w:lvl>
    <w:lvl w:ilvl="4" w:tplc="46CC52A6">
      <w:start w:val="1"/>
      <w:numFmt w:val="lowerLetter"/>
      <w:lvlText w:val="%5."/>
      <w:lvlJc w:val="left"/>
      <w:pPr>
        <w:ind w:left="3600" w:hanging="360"/>
      </w:pPr>
    </w:lvl>
    <w:lvl w:ilvl="5" w:tplc="31281D52">
      <w:start w:val="1"/>
      <w:numFmt w:val="lowerRoman"/>
      <w:lvlText w:val="%6."/>
      <w:lvlJc w:val="right"/>
      <w:pPr>
        <w:ind w:left="4320" w:hanging="180"/>
      </w:pPr>
    </w:lvl>
    <w:lvl w:ilvl="6" w:tplc="158AC58C">
      <w:start w:val="1"/>
      <w:numFmt w:val="decimal"/>
      <w:lvlText w:val="%7."/>
      <w:lvlJc w:val="left"/>
      <w:pPr>
        <w:ind w:left="5040" w:hanging="360"/>
      </w:pPr>
    </w:lvl>
    <w:lvl w:ilvl="7" w:tplc="15BE9E8A">
      <w:start w:val="1"/>
      <w:numFmt w:val="lowerLetter"/>
      <w:lvlText w:val="%8."/>
      <w:lvlJc w:val="left"/>
      <w:pPr>
        <w:ind w:left="5760" w:hanging="360"/>
      </w:pPr>
    </w:lvl>
    <w:lvl w:ilvl="8" w:tplc="8A80BE62">
      <w:start w:val="1"/>
      <w:numFmt w:val="lowerRoman"/>
      <w:lvlText w:val="%9."/>
      <w:lvlJc w:val="right"/>
      <w:pPr>
        <w:ind w:left="6480" w:hanging="180"/>
      </w:pPr>
    </w:lvl>
  </w:abstractNum>
  <w:abstractNum w:abstractNumId="4" w15:restartNumberingAfterBreak="0">
    <w:nsid w:val="218C015C"/>
    <w:multiLevelType w:val="hybridMultilevel"/>
    <w:tmpl w:val="FFFFFFFF"/>
    <w:lvl w:ilvl="0" w:tplc="6E1A765A">
      <w:start w:val="1"/>
      <w:numFmt w:val="decimal"/>
      <w:lvlText w:val="•"/>
      <w:lvlJc w:val="left"/>
      <w:pPr>
        <w:ind w:left="720" w:hanging="360"/>
      </w:pPr>
    </w:lvl>
    <w:lvl w:ilvl="1" w:tplc="CA3E3368">
      <w:start w:val="1"/>
      <w:numFmt w:val="lowerLetter"/>
      <w:lvlText w:val="%2."/>
      <w:lvlJc w:val="left"/>
      <w:pPr>
        <w:ind w:left="1440" w:hanging="360"/>
      </w:pPr>
    </w:lvl>
    <w:lvl w:ilvl="2" w:tplc="73A4E3DC">
      <w:start w:val="1"/>
      <w:numFmt w:val="lowerRoman"/>
      <w:lvlText w:val="%3."/>
      <w:lvlJc w:val="right"/>
      <w:pPr>
        <w:ind w:left="2160" w:hanging="180"/>
      </w:pPr>
    </w:lvl>
    <w:lvl w:ilvl="3" w:tplc="0652D464">
      <w:start w:val="1"/>
      <w:numFmt w:val="decimal"/>
      <w:lvlText w:val="%4."/>
      <w:lvlJc w:val="left"/>
      <w:pPr>
        <w:ind w:left="2880" w:hanging="360"/>
      </w:pPr>
    </w:lvl>
    <w:lvl w:ilvl="4" w:tplc="AF56E120">
      <w:start w:val="1"/>
      <w:numFmt w:val="lowerLetter"/>
      <w:lvlText w:val="%5."/>
      <w:lvlJc w:val="left"/>
      <w:pPr>
        <w:ind w:left="3600" w:hanging="360"/>
      </w:pPr>
    </w:lvl>
    <w:lvl w:ilvl="5" w:tplc="15F0041E">
      <w:start w:val="1"/>
      <w:numFmt w:val="lowerRoman"/>
      <w:lvlText w:val="%6."/>
      <w:lvlJc w:val="right"/>
      <w:pPr>
        <w:ind w:left="4320" w:hanging="180"/>
      </w:pPr>
    </w:lvl>
    <w:lvl w:ilvl="6" w:tplc="31F037F8">
      <w:start w:val="1"/>
      <w:numFmt w:val="decimal"/>
      <w:lvlText w:val="%7."/>
      <w:lvlJc w:val="left"/>
      <w:pPr>
        <w:ind w:left="5040" w:hanging="360"/>
      </w:pPr>
    </w:lvl>
    <w:lvl w:ilvl="7" w:tplc="9976B8CA">
      <w:start w:val="1"/>
      <w:numFmt w:val="lowerLetter"/>
      <w:lvlText w:val="%8."/>
      <w:lvlJc w:val="left"/>
      <w:pPr>
        <w:ind w:left="5760" w:hanging="360"/>
      </w:pPr>
    </w:lvl>
    <w:lvl w:ilvl="8" w:tplc="C7DA9710">
      <w:start w:val="1"/>
      <w:numFmt w:val="lowerRoman"/>
      <w:lvlText w:val="%9."/>
      <w:lvlJc w:val="right"/>
      <w:pPr>
        <w:ind w:left="6480" w:hanging="180"/>
      </w:pPr>
    </w:lvl>
  </w:abstractNum>
  <w:abstractNum w:abstractNumId="5" w15:restartNumberingAfterBreak="0">
    <w:nsid w:val="254264A9"/>
    <w:multiLevelType w:val="hybridMultilevel"/>
    <w:tmpl w:val="FFFFFFFF"/>
    <w:lvl w:ilvl="0" w:tplc="38F0A014">
      <w:start w:val="1"/>
      <w:numFmt w:val="decimal"/>
      <w:lvlText w:val="•"/>
      <w:lvlJc w:val="left"/>
      <w:pPr>
        <w:ind w:left="720" w:hanging="360"/>
      </w:pPr>
    </w:lvl>
    <w:lvl w:ilvl="1" w:tplc="9BDA90E6">
      <w:start w:val="1"/>
      <w:numFmt w:val="lowerLetter"/>
      <w:lvlText w:val="%2."/>
      <w:lvlJc w:val="left"/>
      <w:pPr>
        <w:ind w:left="1440" w:hanging="360"/>
      </w:pPr>
    </w:lvl>
    <w:lvl w:ilvl="2" w:tplc="2996C120">
      <w:start w:val="1"/>
      <w:numFmt w:val="lowerRoman"/>
      <w:lvlText w:val="%3."/>
      <w:lvlJc w:val="right"/>
      <w:pPr>
        <w:ind w:left="2160" w:hanging="180"/>
      </w:pPr>
    </w:lvl>
    <w:lvl w:ilvl="3" w:tplc="87343D38">
      <w:start w:val="1"/>
      <w:numFmt w:val="decimal"/>
      <w:lvlText w:val="%4."/>
      <w:lvlJc w:val="left"/>
      <w:pPr>
        <w:ind w:left="2880" w:hanging="360"/>
      </w:pPr>
    </w:lvl>
    <w:lvl w:ilvl="4" w:tplc="EB56F29E">
      <w:start w:val="1"/>
      <w:numFmt w:val="lowerLetter"/>
      <w:lvlText w:val="%5."/>
      <w:lvlJc w:val="left"/>
      <w:pPr>
        <w:ind w:left="3600" w:hanging="360"/>
      </w:pPr>
    </w:lvl>
    <w:lvl w:ilvl="5" w:tplc="3B36F3C6">
      <w:start w:val="1"/>
      <w:numFmt w:val="lowerRoman"/>
      <w:lvlText w:val="%6."/>
      <w:lvlJc w:val="right"/>
      <w:pPr>
        <w:ind w:left="4320" w:hanging="180"/>
      </w:pPr>
    </w:lvl>
    <w:lvl w:ilvl="6" w:tplc="86CE0916">
      <w:start w:val="1"/>
      <w:numFmt w:val="decimal"/>
      <w:lvlText w:val="%7."/>
      <w:lvlJc w:val="left"/>
      <w:pPr>
        <w:ind w:left="5040" w:hanging="360"/>
      </w:pPr>
    </w:lvl>
    <w:lvl w:ilvl="7" w:tplc="CA0EF12E">
      <w:start w:val="1"/>
      <w:numFmt w:val="lowerLetter"/>
      <w:lvlText w:val="%8."/>
      <w:lvlJc w:val="left"/>
      <w:pPr>
        <w:ind w:left="5760" w:hanging="360"/>
      </w:pPr>
    </w:lvl>
    <w:lvl w:ilvl="8" w:tplc="261694B8">
      <w:start w:val="1"/>
      <w:numFmt w:val="lowerRoman"/>
      <w:lvlText w:val="%9."/>
      <w:lvlJc w:val="right"/>
      <w:pPr>
        <w:ind w:left="6480" w:hanging="180"/>
      </w:pPr>
    </w:lvl>
  </w:abstractNum>
  <w:abstractNum w:abstractNumId="6" w15:restartNumberingAfterBreak="0">
    <w:nsid w:val="393C6FAD"/>
    <w:multiLevelType w:val="hybridMultilevel"/>
    <w:tmpl w:val="FFFFFFFF"/>
    <w:lvl w:ilvl="0" w:tplc="60FAB4F8">
      <w:start w:val="1"/>
      <w:numFmt w:val="decimal"/>
      <w:lvlText w:val="•"/>
      <w:lvlJc w:val="left"/>
      <w:pPr>
        <w:ind w:left="720" w:hanging="360"/>
      </w:pPr>
    </w:lvl>
    <w:lvl w:ilvl="1" w:tplc="144E32C8">
      <w:start w:val="1"/>
      <w:numFmt w:val="lowerLetter"/>
      <w:lvlText w:val="%2."/>
      <w:lvlJc w:val="left"/>
      <w:pPr>
        <w:ind w:left="1440" w:hanging="360"/>
      </w:pPr>
    </w:lvl>
    <w:lvl w:ilvl="2" w:tplc="7AD4988E">
      <w:start w:val="1"/>
      <w:numFmt w:val="lowerRoman"/>
      <w:lvlText w:val="%3."/>
      <w:lvlJc w:val="right"/>
      <w:pPr>
        <w:ind w:left="2160" w:hanging="180"/>
      </w:pPr>
    </w:lvl>
    <w:lvl w:ilvl="3" w:tplc="0080AEF2">
      <w:start w:val="1"/>
      <w:numFmt w:val="decimal"/>
      <w:lvlText w:val="%4."/>
      <w:lvlJc w:val="left"/>
      <w:pPr>
        <w:ind w:left="2880" w:hanging="360"/>
      </w:pPr>
    </w:lvl>
    <w:lvl w:ilvl="4" w:tplc="E480C758">
      <w:start w:val="1"/>
      <w:numFmt w:val="lowerLetter"/>
      <w:lvlText w:val="%5."/>
      <w:lvlJc w:val="left"/>
      <w:pPr>
        <w:ind w:left="3600" w:hanging="360"/>
      </w:pPr>
    </w:lvl>
    <w:lvl w:ilvl="5" w:tplc="F2007F62">
      <w:start w:val="1"/>
      <w:numFmt w:val="lowerRoman"/>
      <w:lvlText w:val="%6."/>
      <w:lvlJc w:val="right"/>
      <w:pPr>
        <w:ind w:left="4320" w:hanging="180"/>
      </w:pPr>
    </w:lvl>
    <w:lvl w:ilvl="6" w:tplc="534CEC80">
      <w:start w:val="1"/>
      <w:numFmt w:val="decimal"/>
      <w:lvlText w:val="%7."/>
      <w:lvlJc w:val="left"/>
      <w:pPr>
        <w:ind w:left="5040" w:hanging="360"/>
      </w:pPr>
    </w:lvl>
    <w:lvl w:ilvl="7" w:tplc="AC908A5A">
      <w:start w:val="1"/>
      <w:numFmt w:val="lowerLetter"/>
      <w:lvlText w:val="%8."/>
      <w:lvlJc w:val="left"/>
      <w:pPr>
        <w:ind w:left="5760" w:hanging="360"/>
      </w:pPr>
    </w:lvl>
    <w:lvl w:ilvl="8" w:tplc="05086216">
      <w:start w:val="1"/>
      <w:numFmt w:val="lowerRoman"/>
      <w:lvlText w:val="%9."/>
      <w:lvlJc w:val="right"/>
      <w:pPr>
        <w:ind w:left="6480" w:hanging="180"/>
      </w:pPr>
    </w:lvl>
  </w:abstractNum>
  <w:abstractNum w:abstractNumId="7" w15:restartNumberingAfterBreak="0">
    <w:nsid w:val="39822579"/>
    <w:multiLevelType w:val="hybridMultilevel"/>
    <w:tmpl w:val="FFFFFFFF"/>
    <w:lvl w:ilvl="0" w:tplc="3BE665A2">
      <w:start w:val="1"/>
      <w:numFmt w:val="decimal"/>
      <w:lvlText w:val="%1."/>
      <w:lvlJc w:val="left"/>
      <w:pPr>
        <w:ind w:left="720" w:hanging="360"/>
      </w:pPr>
    </w:lvl>
    <w:lvl w:ilvl="1" w:tplc="54023F2C">
      <w:start w:val="1"/>
      <w:numFmt w:val="lowerLetter"/>
      <w:lvlText w:val="%2."/>
      <w:lvlJc w:val="left"/>
      <w:pPr>
        <w:ind w:left="1440" w:hanging="360"/>
      </w:pPr>
    </w:lvl>
    <w:lvl w:ilvl="2" w:tplc="09161432">
      <w:start w:val="1"/>
      <w:numFmt w:val="lowerRoman"/>
      <w:lvlText w:val="%3."/>
      <w:lvlJc w:val="right"/>
      <w:pPr>
        <w:ind w:left="2160" w:hanging="180"/>
      </w:pPr>
    </w:lvl>
    <w:lvl w:ilvl="3" w:tplc="032C0CF4">
      <w:start w:val="1"/>
      <w:numFmt w:val="decimal"/>
      <w:lvlText w:val="%4."/>
      <w:lvlJc w:val="left"/>
      <w:pPr>
        <w:ind w:left="2880" w:hanging="360"/>
      </w:pPr>
    </w:lvl>
    <w:lvl w:ilvl="4" w:tplc="64104750">
      <w:start w:val="1"/>
      <w:numFmt w:val="lowerLetter"/>
      <w:lvlText w:val="%5."/>
      <w:lvlJc w:val="left"/>
      <w:pPr>
        <w:ind w:left="3600" w:hanging="360"/>
      </w:pPr>
    </w:lvl>
    <w:lvl w:ilvl="5" w:tplc="4C6656B0">
      <w:start w:val="1"/>
      <w:numFmt w:val="lowerRoman"/>
      <w:lvlText w:val="%6."/>
      <w:lvlJc w:val="right"/>
      <w:pPr>
        <w:ind w:left="4320" w:hanging="180"/>
      </w:pPr>
    </w:lvl>
    <w:lvl w:ilvl="6" w:tplc="27F8ADF0">
      <w:start w:val="1"/>
      <w:numFmt w:val="decimal"/>
      <w:lvlText w:val="%7."/>
      <w:lvlJc w:val="left"/>
      <w:pPr>
        <w:ind w:left="5040" w:hanging="360"/>
      </w:pPr>
    </w:lvl>
    <w:lvl w:ilvl="7" w:tplc="84F2D3A8">
      <w:start w:val="1"/>
      <w:numFmt w:val="lowerLetter"/>
      <w:lvlText w:val="%8."/>
      <w:lvlJc w:val="left"/>
      <w:pPr>
        <w:ind w:left="5760" w:hanging="360"/>
      </w:pPr>
    </w:lvl>
    <w:lvl w:ilvl="8" w:tplc="514C3B7C">
      <w:start w:val="1"/>
      <w:numFmt w:val="lowerRoman"/>
      <w:lvlText w:val="%9."/>
      <w:lvlJc w:val="right"/>
      <w:pPr>
        <w:ind w:left="6480" w:hanging="180"/>
      </w:pPr>
    </w:lvl>
  </w:abstractNum>
  <w:abstractNum w:abstractNumId="8" w15:restartNumberingAfterBreak="0">
    <w:nsid w:val="40E9CA63"/>
    <w:multiLevelType w:val="hybridMultilevel"/>
    <w:tmpl w:val="FFFFFFFF"/>
    <w:lvl w:ilvl="0" w:tplc="46B28CA2">
      <w:start w:val="1"/>
      <w:numFmt w:val="decimal"/>
      <w:lvlText w:val="•"/>
      <w:lvlJc w:val="left"/>
      <w:pPr>
        <w:ind w:left="720" w:hanging="360"/>
      </w:pPr>
    </w:lvl>
    <w:lvl w:ilvl="1" w:tplc="C2B2D434">
      <w:start w:val="1"/>
      <w:numFmt w:val="lowerLetter"/>
      <w:lvlText w:val="%2."/>
      <w:lvlJc w:val="left"/>
      <w:pPr>
        <w:ind w:left="1440" w:hanging="360"/>
      </w:pPr>
    </w:lvl>
    <w:lvl w:ilvl="2" w:tplc="6AFA62E0">
      <w:start w:val="1"/>
      <w:numFmt w:val="lowerRoman"/>
      <w:lvlText w:val="%3."/>
      <w:lvlJc w:val="right"/>
      <w:pPr>
        <w:ind w:left="2160" w:hanging="180"/>
      </w:pPr>
    </w:lvl>
    <w:lvl w:ilvl="3" w:tplc="9EF00550">
      <w:start w:val="1"/>
      <w:numFmt w:val="decimal"/>
      <w:lvlText w:val="%4."/>
      <w:lvlJc w:val="left"/>
      <w:pPr>
        <w:ind w:left="2880" w:hanging="360"/>
      </w:pPr>
    </w:lvl>
    <w:lvl w:ilvl="4" w:tplc="48A441E8">
      <w:start w:val="1"/>
      <w:numFmt w:val="lowerLetter"/>
      <w:lvlText w:val="%5."/>
      <w:lvlJc w:val="left"/>
      <w:pPr>
        <w:ind w:left="3600" w:hanging="360"/>
      </w:pPr>
    </w:lvl>
    <w:lvl w:ilvl="5" w:tplc="BA9A3EF8">
      <w:start w:val="1"/>
      <w:numFmt w:val="lowerRoman"/>
      <w:lvlText w:val="%6."/>
      <w:lvlJc w:val="right"/>
      <w:pPr>
        <w:ind w:left="4320" w:hanging="180"/>
      </w:pPr>
    </w:lvl>
    <w:lvl w:ilvl="6" w:tplc="310AC5F8">
      <w:start w:val="1"/>
      <w:numFmt w:val="decimal"/>
      <w:lvlText w:val="%7."/>
      <w:lvlJc w:val="left"/>
      <w:pPr>
        <w:ind w:left="5040" w:hanging="360"/>
      </w:pPr>
    </w:lvl>
    <w:lvl w:ilvl="7" w:tplc="4C80451E">
      <w:start w:val="1"/>
      <w:numFmt w:val="lowerLetter"/>
      <w:lvlText w:val="%8."/>
      <w:lvlJc w:val="left"/>
      <w:pPr>
        <w:ind w:left="5760" w:hanging="360"/>
      </w:pPr>
    </w:lvl>
    <w:lvl w:ilvl="8" w:tplc="25127FA2">
      <w:start w:val="1"/>
      <w:numFmt w:val="lowerRoman"/>
      <w:lvlText w:val="%9."/>
      <w:lvlJc w:val="right"/>
      <w:pPr>
        <w:ind w:left="6480" w:hanging="180"/>
      </w:pPr>
    </w:lvl>
  </w:abstractNum>
  <w:abstractNum w:abstractNumId="9" w15:restartNumberingAfterBreak="0">
    <w:nsid w:val="4CDB8AA3"/>
    <w:multiLevelType w:val="hybridMultilevel"/>
    <w:tmpl w:val="FFFFFFFF"/>
    <w:lvl w:ilvl="0" w:tplc="EB4EB4BE">
      <w:start w:val="1"/>
      <w:numFmt w:val="decimal"/>
      <w:lvlText w:val="%1."/>
      <w:lvlJc w:val="left"/>
      <w:pPr>
        <w:ind w:left="720" w:hanging="360"/>
      </w:pPr>
    </w:lvl>
    <w:lvl w:ilvl="1" w:tplc="95EADE52">
      <w:start w:val="1"/>
      <w:numFmt w:val="lowerLetter"/>
      <w:lvlText w:val="%2."/>
      <w:lvlJc w:val="left"/>
      <w:pPr>
        <w:ind w:left="1440" w:hanging="360"/>
      </w:pPr>
    </w:lvl>
    <w:lvl w:ilvl="2" w:tplc="77AA536E">
      <w:start w:val="1"/>
      <w:numFmt w:val="lowerRoman"/>
      <w:lvlText w:val="%3."/>
      <w:lvlJc w:val="right"/>
      <w:pPr>
        <w:ind w:left="2160" w:hanging="180"/>
      </w:pPr>
    </w:lvl>
    <w:lvl w:ilvl="3" w:tplc="2724F8BC">
      <w:start w:val="1"/>
      <w:numFmt w:val="decimal"/>
      <w:lvlText w:val="%4."/>
      <w:lvlJc w:val="left"/>
      <w:pPr>
        <w:ind w:left="2880" w:hanging="360"/>
      </w:pPr>
    </w:lvl>
    <w:lvl w:ilvl="4" w:tplc="00E82DE2">
      <w:start w:val="1"/>
      <w:numFmt w:val="lowerLetter"/>
      <w:lvlText w:val="%5."/>
      <w:lvlJc w:val="left"/>
      <w:pPr>
        <w:ind w:left="3600" w:hanging="360"/>
      </w:pPr>
    </w:lvl>
    <w:lvl w:ilvl="5" w:tplc="9CA624F0">
      <w:start w:val="1"/>
      <w:numFmt w:val="lowerRoman"/>
      <w:lvlText w:val="%6."/>
      <w:lvlJc w:val="right"/>
      <w:pPr>
        <w:ind w:left="4320" w:hanging="180"/>
      </w:pPr>
    </w:lvl>
    <w:lvl w:ilvl="6" w:tplc="6F103368">
      <w:start w:val="1"/>
      <w:numFmt w:val="decimal"/>
      <w:lvlText w:val="%7."/>
      <w:lvlJc w:val="left"/>
      <w:pPr>
        <w:ind w:left="5040" w:hanging="360"/>
      </w:pPr>
    </w:lvl>
    <w:lvl w:ilvl="7" w:tplc="935CA89A">
      <w:start w:val="1"/>
      <w:numFmt w:val="lowerLetter"/>
      <w:lvlText w:val="%8."/>
      <w:lvlJc w:val="left"/>
      <w:pPr>
        <w:ind w:left="5760" w:hanging="360"/>
      </w:pPr>
    </w:lvl>
    <w:lvl w:ilvl="8" w:tplc="CDB42436">
      <w:start w:val="1"/>
      <w:numFmt w:val="lowerRoman"/>
      <w:lvlText w:val="%9."/>
      <w:lvlJc w:val="right"/>
      <w:pPr>
        <w:ind w:left="6480" w:hanging="180"/>
      </w:pPr>
    </w:lvl>
  </w:abstractNum>
  <w:abstractNum w:abstractNumId="10" w15:restartNumberingAfterBreak="0">
    <w:nsid w:val="58FB8581"/>
    <w:multiLevelType w:val="hybridMultilevel"/>
    <w:tmpl w:val="FFFFFFFF"/>
    <w:lvl w:ilvl="0" w:tplc="AE043D94">
      <w:start w:val="1"/>
      <w:numFmt w:val="decimal"/>
      <w:lvlText w:val="•"/>
      <w:lvlJc w:val="left"/>
      <w:pPr>
        <w:ind w:left="720" w:hanging="360"/>
      </w:pPr>
    </w:lvl>
    <w:lvl w:ilvl="1" w:tplc="B19C476A">
      <w:start w:val="1"/>
      <w:numFmt w:val="lowerLetter"/>
      <w:lvlText w:val="%2."/>
      <w:lvlJc w:val="left"/>
      <w:pPr>
        <w:ind w:left="1440" w:hanging="360"/>
      </w:pPr>
    </w:lvl>
    <w:lvl w:ilvl="2" w:tplc="1E54CB5E">
      <w:start w:val="1"/>
      <w:numFmt w:val="lowerRoman"/>
      <w:lvlText w:val="%3."/>
      <w:lvlJc w:val="right"/>
      <w:pPr>
        <w:ind w:left="2160" w:hanging="180"/>
      </w:pPr>
    </w:lvl>
    <w:lvl w:ilvl="3" w:tplc="56102E6E">
      <w:start w:val="1"/>
      <w:numFmt w:val="decimal"/>
      <w:lvlText w:val="%4."/>
      <w:lvlJc w:val="left"/>
      <w:pPr>
        <w:ind w:left="2880" w:hanging="360"/>
      </w:pPr>
    </w:lvl>
    <w:lvl w:ilvl="4" w:tplc="A7C49F3C">
      <w:start w:val="1"/>
      <w:numFmt w:val="lowerLetter"/>
      <w:lvlText w:val="%5."/>
      <w:lvlJc w:val="left"/>
      <w:pPr>
        <w:ind w:left="3600" w:hanging="360"/>
      </w:pPr>
    </w:lvl>
    <w:lvl w:ilvl="5" w:tplc="2D7C45F6">
      <w:start w:val="1"/>
      <w:numFmt w:val="lowerRoman"/>
      <w:lvlText w:val="%6."/>
      <w:lvlJc w:val="right"/>
      <w:pPr>
        <w:ind w:left="4320" w:hanging="180"/>
      </w:pPr>
    </w:lvl>
    <w:lvl w:ilvl="6" w:tplc="76C60EF0">
      <w:start w:val="1"/>
      <w:numFmt w:val="decimal"/>
      <w:lvlText w:val="%7."/>
      <w:lvlJc w:val="left"/>
      <w:pPr>
        <w:ind w:left="5040" w:hanging="360"/>
      </w:pPr>
    </w:lvl>
    <w:lvl w:ilvl="7" w:tplc="8E3E899E">
      <w:start w:val="1"/>
      <w:numFmt w:val="lowerLetter"/>
      <w:lvlText w:val="%8."/>
      <w:lvlJc w:val="left"/>
      <w:pPr>
        <w:ind w:left="5760" w:hanging="360"/>
      </w:pPr>
    </w:lvl>
    <w:lvl w:ilvl="8" w:tplc="FB1C1A06">
      <w:start w:val="1"/>
      <w:numFmt w:val="lowerRoman"/>
      <w:lvlText w:val="%9."/>
      <w:lvlJc w:val="right"/>
      <w:pPr>
        <w:ind w:left="6480" w:hanging="180"/>
      </w:pPr>
    </w:lvl>
  </w:abstractNum>
  <w:abstractNum w:abstractNumId="11" w15:restartNumberingAfterBreak="0">
    <w:nsid w:val="603676C5"/>
    <w:multiLevelType w:val="hybridMultilevel"/>
    <w:tmpl w:val="FFFFFFFF"/>
    <w:lvl w:ilvl="0" w:tplc="BD748D86">
      <w:start w:val="1"/>
      <w:numFmt w:val="bullet"/>
      <w:lvlText w:val=""/>
      <w:lvlJc w:val="left"/>
      <w:pPr>
        <w:ind w:left="720" w:hanging="360"/>
      </w:pPr>
      <w:rPr>
        <w:rFonts w:ascii="Symbol" w:hAnsi="Symbol" w:hint="default"/>
      </w:rPr>
    </w:lvl>
    <w:lvl w:ilvl="1" w:tplc="C78CBCCA">
      <w:start w:val="1"/>
      <w:numFmt w:val="bullet"/>
      <w:lvlText w:val="o"/>
      <w:lvlJc w:val="left"/>
      <w:pPr>
        <w:ind w:left="1440" w:hanging="360"/>
      </w:pPr>
      <w:rPr>
        <w:rFonts w:ascii="Courier New" w:hAnsi="Courier New" w:hint="default"/>
      </w:rPr>
    </w:lvl>
    <w:lvl w:ilvl="2" w:tplc="30AA7160">
      <w:start w:val="1"/>
      <w:numFmt w:val="bullet"/>
      <w:lvlText w:val=""/>
      <w:lvlJc w:val="left"/>
      <w:pPr>
        <w:ind w:left="2160" w:hanging="360"/>
      </w:pPr>
      <w:rPr>
        <w:rFonts w:ascii="Wingdings" w:hAnsi="Wingdings" w:hint="default"/>
      </w:rPr>
    </w:lvl>
    <w:lvl w:ilvl="3" w:tplc="EF2ADEEC">
      <w:start w:val="1"/>
      <w:numFmt w:val="bullet"/>
      <w:lvlText w:val=""/>
      <w:lvlJc w:val="left"/>
      <w:pPr>
        <w:ind w:left="2880" w:hanging="360"/>
      </w:pPr>
      <w:rPr>
        <w:rFonts w:ascii="Symbol" w:hAnsi="Symbol" w:hint="default"/>
      </w:rPr>
    </w:lvl>
    <w:lvl w:ilvl="4" w:tplc="A30E025A">
      <w:start w:val="1"/>
      <w:numFmt w:val="bullet"/>
      <w:lvlText w:val="o"/>
      <w:lvlJc w:val="left"/>
      <w:pPr>
        <w:ind w:left="3600" w:hanging="360"/>
      </w:pPr>
      <w:rPr>
        <w:rFonts w:ascii="Courier New" w:hAnsi="Courier New" w:hint="default"/>
      </w:rPr>
    </w:lvl>
    <w:lvl w:ilvl="5" w:tplc="9BFA6042">
      <w:start w:val="1"/>
      <w:numFmt w:val="bullet"/>
      <w:lvlText w:val=""/>
      <w:lvlJc w:val="left"/>
      <w:pPr>
        <w:ind w:left="4320" w:hanging="360"/>
      </w:pPr>
      <w:rPr>
        <w:rFonts w:ascii="Wingdings" w:hAnsi="Wingdings" w:hint="default"/>
      </w:rPr>
    </w:lvl>
    <w:lvl w:ilvl="6" w:tplc="2F66A55A">
      <w:start w:val="1"/>
      <w:numFmt w:val="bullet"/>
      <w:lvlText w:val=""/>
      <w:lvlJc w:val="left"/>
      <w:pPr>
        <w:ind w:left="5040" w:hanging="360"/>
      </w:pPr>
      <w:rPr>
        <w:rFonts w:ascii="Symbol" w:hAnsi="Symbol" w:hint="default"/>
      </w:rPr>
    </w:lvl>
    <w:lvl w:ilvl="7" w:tplc="17DEDDE6">
      <w:start w:val="1"/>
      <w:numFmt w:val="bullet"/>
      <w:lvlText w:val="o"/>
      <w:lvlJc w:val="left"/>
      <w:pPr>
        <w:ind w:left="5760" w:hanging="360"/>
      </w:pPr>
      <w:rPr>
        <w:rFonts w:ascii="Courier New" w:hAnsi="Courier New" w:hint="default"/>
      </w:rPr>
    </w:lvl>
    <w:lvl w:ilvl="8" w:tplc="5BB22B70">
      <w:start w:val="1"/>
      <w:numFmt w:val="bullet"/>
      <w:lvlText w:val=""/>
      <w:lvlJc w:val="left"/>
      <w:pPr>
        <w:ind w:left="6480" w:hanging="360"/>
      </w:pPr>
      <w:rPr>
        <w:rFonts w:ascii="Wingdings" w:hAnsi="Wingdings" w:hint="default"/>
      </w:rPr>
    </w:lvl>
  </w:abstractNum>
  <w:abstractNum w:abstractNumId="12" w15:restartNumberingAfterBreak="0">
    <w:nsid w:val="612A46C3"/>
    <w:multiLevelType w:val="hybridMultilevel"/>
    <w:tmpl w:val="F8AEC8D8"/>
    <w:lvl w:ilvl="0" w:tplc="A370685A">
      <w:start w:val="1"/>
      <w:numFmt w:val="bullet"/>
      <w:lvlText w:val="●"/>
      <w:lvlJc w:val="left"/>
      <w:pPr>
        <w:ind w:left="720" w:hanging="360"/>
      </w:pPr>
    </w:lvl>
    <w:lvl w:ilvl="1" w:tplc="CAF6EBD2">
      <w:start w:val="1"/>
      <w:numFmt w:val="bullet"/>
      <w:lvlText w:val="○"/>
      <w:lvlJc w:val="left"/>
      <w:pPr>
        <w:ind w:left="1440" w:hanging="360"/>
      </w:pPr>
    </w:lvl>
    <w:lvl w:ilvl="2" w:tplc="5B10EEFE">
      <w:start w:val="1"/>
      <w:numFmt w:val="bullet"/>
      <w:lvlText w:val="■"/>
      <w:lvlJc w:val="left"/>
      <w:pPr>
        <w:ind w:left="2160" w:hanging="360"/>
      </w:pPr>
    </w:lvl>
    <w:lvl w:ilvl="3" w:tplc="2E640CDA">
      <w:start w:val="1"/>
      <w:numFmt w:val="bullet"/>
      <w:lvlText w:val="●"/>
      <w:lvlJc w:val="left"/>
      <w:pPr>
        <w:ind w:left="2880" w:hanging="360"/>
      </w:pPr>
    </w:lvl>
    <w:lvl w:ilvl="4" w:tplc="8976E80C">
      <w:start w:val="1"/>
      <w:numFmt w:val="bullet"/>
      <w:lvlText w:val="○"/>
      <w:lvlJc w:val="left"/>
      <w:pPr>
        <w:ind w:left="3600" w:hanging="360"/>
      </w:pPr>
    </w:lvl>
    <w:lvl w:ilvl="5" w:tplc="C6320792">
      <w:start w:val="1"/>
      <w:numFmt w:val="bullet"/>
      <w:lvlText w:val="■"/>
      <w:lvlJc w:val="left"/>
      <w:pPr>
        <w:ind w:left="4320" w:hanging="360"/>
      </w:pPr>
    </w:lvl>
    <w:lvl w:ilvl="6" w:tplc="E6CEF650">
      <w:start w:val="1"/>
      <w:numFmt w:val="bullet"/>
      <w:lvlText w:val="●"/>
      <w:lvlJc w:val="left"/>
      <w:pPr>
        <w:ind w:left="5040" w:hanging="360"/>
      </w:pPr>
    </w:lvl>
    <w:lvl w:ilvl="7" w:tplc="0B180B0E">
      <w:start w:val="1"/>
      <w:numFmt w:val="bullet"/>
      <w:lvlText w:val="●"/>
      <w:lvlJc w:val="left"/>
      <w:pPr>
        <w:ind w:left="5760" w:hanging="360"/>
      </w:pPr>
    </w:lvl>
    <w:lvl w:ilvl="8" w:tplc="91701EC2">
      <w:start w:val="1"/>
      <w:numFmt w:val="bullet"/>
      <w:lvlText w:val="●"/>
      <w:lvlJc w:val="left"/>
      <w:pPr>
        <w:ind w:left="6480" w:hanging="360"/>
      </w:pPr>
    </w:lvl>
  </w:abstractNum>
  <w:abstractNum w:abstractNumId="13" w15:restartNumberingAfterBreak="0">
    <w:nsid w:val="62CE5122"/>
    <w:multiLevelType w:val="hybridMultilevel"/>
    <w:tmpl w:val="BAD0766E"/>
    <w:lvl w:ilvl="0" w:tplc="3BE665A2">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69F73205"/>
    <w:multiLevelType w:val="hybridMultilevel"/>
    <w:tmpl w:val="FFFFFFFF"/>
    <w:lvl w:ilvl="0" w:tplc="A3C2C442">
      <w:start w:val="1"/>
      <w:numFmt w:val="decimal"/>
      <w:lvlText w:val="%1."/>
      <w:lvlJc w:val="left"/>
      <w:pPr>
        <w:ind w:left="720" w:hanging="360"/>
      </w:pPr>
    </w:lvl>
    <w:lvl w:ilvl="1" w:tplc="8D825A6A">
      <w:start w:val="1"/>
      <w:numFmt w:val="lowerLetter"/>
      <w:lvlText w:val="%2."/>
      <w:lvlJc w:val="left"/>
      <w:pPr>
        <w:ind w:left="1440" w:hanging="360"/>
      </w:pPr>
    </w:lvl>
    <w:lvl w:ilvl="2" w:tplc="0C9E67A2">
      <w:start w:val="1"/>
      <w:numFmt w:val="lowerRoman"/>
      <w:lvlText w:val="%3."/>
      <w:lvlJc w:val="right"/>
      <w:pPr>
        <w:ind w:left="2160" w:hanging="180"/>
      </w:pPr>
    </w:lvl>
    <w:lvl w:ilvl="3" w:tplc="19DC93BE">
      <w:start w:val="1"/>
      <w:numFmt w:val="decimal"/>
      <w:lvlText w:val="%4."/>
      <w:lvlJc w:val="left"/>
      <w:pPr>
        <w:ind w:left="2880" w:hanging="360"/>
      </w:pPr>
    </w:lvl>
    <w:lvl w:ilvl="4" w:tplc="50BA7710">
      <w:start w:val="1"/>
      <w:numFmt w:val="lowerLetter"/>
      <w:lvlText w:val="%5."/>
      <w:lvlJc w:val="left"/>
      <w:pPr>
        <w:ind w:left="3600" w:hanging="360"/>
      </w:pPr>
    </w:lvl>
    <w:lvl w:ilvl="5" w:tplc="FAA8C616">
      <w:start w:val="1"/>
      <w:numFmt w:val="lowerRoman"/>
      <w:lvlText w:val="%6."/>
      <w:lvlJc w:val="right"/>
      <w:pPr>
        <w:ind w:left="4320" w:hanging="180"/>
      </w:pPr>
    </w:lvl>
    <w:lvl w:ilvl="6" w:tplc="C08652A4">
      <w:start w:val="1"/>
      <w:numFmt w:val="decimal"/>
      <w:lvlText w:val="%7."/>
      <w:lvlJc w:val="left"/>
      <w:pPr>
        <w:ind w:left="5040" w:hanging="360"/>
      </w:pPr>
    </w:lvl>
    <w:lvl w:ilvl="7" w:tplc="C396E40C">
      <w:start w:val="1"/>
      <w:numFmt w:val="lowerLetter"/>
      <w:lvlText w:val="%8."/>
      <w:lvlJc w:val="left"/>
      <w:pPr>
        <w:ind w:left="5760" w:hanging="360"/>
      </w:pPr>
    </w:lvl>
    <w:lvl w:ilvl="8" w:tplc="34CC0748">
      <w:start w:val="1"/>
      <w:numFmt w:val="lowerRoman"/>
      <w:lvlText w:val="%9."/>
      <w:lvlJc w:val="right"/>
      <w:pPr>
        <w:ind w:left="6480" w:hanging="180"/>
      </w:pPr>
    </w:lvl>
  </w:abstractNum>
  <w:abstractNum w:abstractNumId="15" w15:restartNumberingAfterBreak="0">
    <w:nsid w:val="6CC46049"/>
    <w:multiLevelType w:val="hybridMultilevel"/>
    <w:tmpl w:val="FFFFFFFF"/>
    <w:lvl w:ilvl="0" w:tplc="F9921C98">
      <w:start w:val="1"/>
      <w:numFmt w:val="decimal"/>
      <w:lvlText w:val="•"/>
      <w:lvlJc w:val="left"/>
      <w:pPr>
        <w:ind w:left="720" w:hanging="360"/>
      </w:pPr>
    </w:lvl>
    <w:lvl w:ilvl="1" w:tplc="74B4BE10">
      <w:start w:val="1"/>
      <w:numFmt w:val="lowerLetter"/>
      <w:lvlText w:val="%2."/>
      <w:lvlJc w:val="left"/>
      <w:pPr>
        <w:ind w:left="1440" w:hanging="360"/>
      </w:pPr>
    </w:lvl>
    <w:lvl w:ilvl="2" w:tplc="F54605E4">
      <w:start w:val="1"/>
      <w:numFmt w:val="lowerRoman"/>
      <w:lvlText w:val="%3."/>
      <w:lvlJc w:val="right"/>
      <w:pPr>
        <w:ind w:left="2160" w:hanging="180"/>
      </w:pPr>
    </w:lvl>
    <w:lvl w:ilvl="3" w:tplc="3E66609A">
      <w:start w:val="1"/>
      <w:numFmt w:val="decimal"/>
      <w:lvlText w:val="%4."/>
      <w:lvlJc w:val="left"/>
      <w:pPr>
        <w:ind w:left="2880" w:hanging="360"/>
      </w:pPr>
    </w:lvl>
    <w:lvl w:ilvl="4" w:tplc="92EE1FBC">
      <w:start w:val="1"/>
      <w:numFmt w:val="lowerLetter"/>
      <w:lvlText w:val="%5."/>
      <w:lvlJc w:val="left"/>
      <w:pPr>
        <w:ind w:left="3600" w:hanging="360"/>
      </w:pPr>
    </w:lvl>
    <w:lvl w:ilvl="5" w:tplc="E31E8068">
      <w:start w:val="1"/>
      <w:numFmt w:val="lowerRoman"/>
      <w:lvlText w:val="%6."/>
      <w:lvlJc w:val="right"/>
      <w:pPr>
        <w:ind w:left="4320" w:hanging="180"/>
      </w:pPr>
    </w:lvl>
    <w:lvl w:ilvl="6" w:tplc="96C2153E">
      <w:start w:val="1"/>
      <w:numFmt w:val="decimal"/>
      <w:lvlText w:val="%7."/>
      <w:lvlJc w:val="left"/>
      <w:pPr>
        <w:ind w:left="5040" w:hanging="360"/>
      </w:pPr>
    </w:lvl>
    <w:lvl w:ilvl="7" w:tplc="2D72FEA8">
      <w:start w:val="1"/>
      <w:numFmt w:val="lowerLetter"/>
      <w:lvlText w:val="%8."/>
      <w:lvlJc w:val="left"/>
      <w:pPr>
        <w:ind w:left="5760" w:hanging="360"/>
      </w:pPr>
    </w:lvl>
    <w:lvl w:ilvl="8" w:tplc="01AC9036">
      <w:start w:val="1"/>
      <w:numFmt w:val="lowerRoman"/>
      <w:lvlText w:val="%9."/>
      <w:lvlJc w:val="right"/>
      <w:pPr>
        <w:ind w:left="6480" w:hanging="180"/>
      </w:pPr>
    </w:lvl>
  </w:abstractNum>
  <w:abstractNum w:abstractNumId="16" w15:restartNumberingAfterBreak="0">
    <w:nsid w:val="6E28D86A"/>
    <w:multiLevelType w:val="hybridMultilevel"/>
    <w:tmpl w:val="FFFFFFFF"/>
    <w:lvl w:ilvl="0" w:tplc="730E65E2">
      <w:start w:val="1"/>
      <w:numFmt w:val="bullet"/>
      <w:lvlText w:val=""/>
      <w:lvlJc w:val="left"/>
      <w:pPr>
        <w:ind w:left="720" w:hanging="360"/>
      </w:pPr>
      <w:rPr>
        <w:rFonts w:ascii="Symbol" w:hAnsi="Symbol" w:hint="default"/>
      </w:rPr>
    </w:lvl>
    <w:lvl w:ilvl="1" w:tplc="137E498E">
      <w:start w:val="1"/>
      <w:numFmt w:val="bullet"/>
      <w:lvlText w:val="o"/>
      <w:lvlJc w:val="left"/>
      <w:pPr>
        <w:ind w:left="1440" w:hanging="360"/>
      </w:pPr>
      <w:rPr>
        <w:rFonts w:ascii="Courier New" w:hAnsi="Courier New" w:hint="default"/>
      </w:rPr>
    </w:lvl>
    <w:lvl w:ilvl="2" w:tplc="1E367CF0">
      <w:start w:val="1"/>
      <w:numFmt w:val="bullet"/>
      <w:lvlText w:val=""/>
      <w:lvlJc w:val="left"/>
      <w:pPr>
        <w:ind w:left="2160" w:hanging="360"/>
      </w:pPr>
      <w:rPr>
        <w:rFonts w:ascii="Wingdings" w:hAnsi="Wingdings" w:hint="default"/>
      </w:rPr>
    </w:lvl>
    <w:lvl w:ilvl="3" w:tplc="6BDC55AE">
      <w:start w:val="1"/>
      <w:numFmt w:val="bullet"/>
      <w:lvlText w:val=""/>
      <w:lvlJc w:val="left"/>
      <w:pPr>
        <w:ind w:left="2880" w:hanging="360"/>
      </w:pPr>
      <w:rPr>
        <w:rFonts w:ascii="Symbol" w:hAnsi="Symbol" w:hint="default"/>
      </w:rPr>
    </w:lvl>
    <w:lvl w:ilvl="4" w:tplc="62C0D60A">
      <w:start w:val="1"/>
      <w:numFmt w:val="bullet"/>
      <w:lvlText w:val="o"/>
      <w:lvlJc w:val="left"/>
      <w:pPr>
        <w:ind w:left="3600" w:hanging="360"/>
      </w:pPr>
      <w:rPr>
        <w:rFonts w:ascii="Courier New" w:hAnsi="Courier New" w:hint="default"/>
      </w:rPr>
    </w:lvl>
    <w:lvl w:ilvl="5" w:tplc="E340AA20">
      <w:start w:val="1"/>
      <w:numFmt w:val="bullet"/>
      <w:lvlText w:val=""/>
      <w:lvlJc w:val="left"/>
      <w:pPr>
        <w:ind w:left="4320" w:hanging="360"/>
      </w:pPr>
      <w:rPr>
        <w:rFonts w:ascii="Wingdings" w:hAnsi="Wingdings" w:hint="default"/>
      </w:rPr>
    </w:lvl>
    <w:lvl w:ilvl="6" w:tplc="177C5AEC">
      <w:start w:val="1"/>
      <w:numFmt w:val="bullet"/>
      <w:lvlText w:val=""/>
      <w:lvlJc w:val="left"/>
      <w:pPr>
        <w:ind w:left="5040" w:hanging="360"/>
      </w:pPr>
      <w:rPr>
        <w:rFonts w:ascii="Symbol" w:hAnsi="Symbol" w:hint="default"/>
      </w:rPr>
    </w:lvl>
    <w:lvl w:ilvl="7" w:tplc="94D6745A">
      <w:start w:val="1"/>
      <w:numFmt w:val="bullet"/>
      <w:lvlText w:val="o"/>
      <w:lvlJc w:val="left"/>
      <w:pPr>
        <w:ind w:left="5760" w:hanging="360"/>
      </w:pPr>
      <w:rPr>
        <w:rFonts w:ascii="Courier New" w:hAnsi="Courier New" w:hint="default"/>
      </w:rPr>
    </w:lvl>
    <w:lvl w:ilvl="8" w:tplc="101ED63C">
      <w:start w:val="1"/>
      <w:numFmt w:val="bullet"/>
      <w:lvlText w:val=""/>
      <w:lvlJc w:val="left"/>
      <w:pPr>
        <w:ind w:left="6480" w:hanging="360"/>
      </w:pPr>
      <w:rPr>
        <w:rFonts w:ascii="Wingdings" w:hAnsi="Wingdings" w:hint="default"/>
      </w:rPr>
    </w:lvl>
  </w:abstractNum>
  <w:abstractNum w:abstractNumId="17" w15:restartNumberingAfterBreak="0">
    <w:nsid w:val="7085B816"/>
    <w:multiLevelType w:val="hybridMultilevel"/>
    <w:tmpl w:val="FFFFFFFF"/>
    <w:lvl w:ilvl="0" w:tplc="9312B65C">
      <w:start w:val="1"/>
      <w:numFmt w:val="bullet"/>
      <w:lvlText w:val="·"/>
      <w:lvlJc w:val="left"/>
      <w:pPr>
        <w:ind w:left="720" w:hanging="360"/>
      </w:pPr>
      <w:rPr>
        <w:rFonts w:ascii="Symbol" w:hAnsi="Symbol" w:hint="default"/>
      </w:rPr>
    </w:lvl>
    <w:lvl w:ilvl="1" w:tplc="87ECFB7E">
      <w:start w:val="1"/>
      <w:numFmt w:val="bullet"/>
      <w:lvlText w:val="o"/>
      <w:lvlJc w:val="left"/>
      <w:pPr>
        <w:ind w:left="1440" w:hanging="360"/>
      </w:pPr>
      <w:rPr>
        <w:rFonts w:ascii="Courier New" w:hAnsi="Courier New" w:hint="default"/>
      </w:rPr>
    </w:lvl>
    <w:lvl w:ilvl="2" w:tplc="C9266030">
      <w:start w:val="1"/>
      <w:numFmt w:val="bullet"/>
      <w:lvlText w:val=""/>
      <w:lvlJc w:val="left"/>
      <w:pPr>
        <w:ind w:left="2160" w:hanging="360"/>
      </w:pPr>
      <w:rPr>
        <w:rFonts w:ascii="Wingdings" w:hAnsi="Wingdings" w:hint="default"/>
      </w:rPr>
    </w:lvl>
    <w:lvl w:ilvl="3" w:tplc="AB1AA10C">
      <w:start w:val="1"/>
      <w:numFmt w:val="bullet"/>
      <w:lvlText w:val=""/>
      <w:lvlJc w:val="left"/>
      <w:pPr>
        <w:ind w:left="2880" w:hanging="360"/>
      </w:pPr>
      <w:rPr>
        <w:rFonts w:ascii="Symbol" w:hAnsi="Symbol" w:hint="default"/>
      </w:rPr>
    </w:lvl>
    <w:lvl w:ilvl="4" w:tplc="FA0651CA">
      <w:start w:val="1"/>
      <w:numFmt w:val="bullet"/>
      <w:lvlText w:val="o"/>
      <w:lvlJc w:val="left"/>
      <w:pPr>
        <w:ind w:left="3600" w:hanging="360"/>
      </w:pPr>
      <w:rPr>
        <w:rFonts w:ascii="Courier New" w:hAnsi="Courier New" w:hint="default"/>
      </w:rPr>
    </w:lvl>
    <w:lvl w:ilvl="5" w:tplc="3BB4EA56">
      <w:start w:val="1"/>
      <w:numFmt w:val="bullet"/>
      <w:lvlText w:val=""/>
      <w:lvlJc w:val="left"/>
      <w:pPr>
        <w:ind w:left="4320" w:hanging="360"/>
      </w:pPr>
      <w:rPr>
        <w:rFonts w:ascii="Wingdings" w:hAnsi="Wingdings" w:hint="default"/>
      </w:rPr>
    </w:lvl>
    <w:lvl w:ilvl="6" w:tplc="8342E5D4">
      <w:start w:val="1"/>
      <w:numFmt w:val="bullet"/>
      <w:lvlText w:val=""/>
      <w:lvlJc w:val="left"/>
      <w:pPr>
        <w:ind w:left="5040" w:hanging="360"/>
      </w:pPr>
      <w:rPr>
        <w:rFonts w:ascii="Symbol" w:hAnsi="Symbol" w:hint="default"/>
      </w:rPr>
    </w:lvl>
    <w:lvl w:ilvl="7" w:tplc="9C54D23A">
      <w:start w:val="1"/>
      <w:numFmt w:val="bullet"/>
      <w:lvlText w:val="o"/>
      <w:lvlJc w:val="left"/>
      <w:pPr>
        <w:ind w:left="5760" w:hanging="360"/>
      </w:pPr>
      <w:rPr>
        <w:rFonts w:ascii="Courier New" w:hAnsi="Courier New" w:hint="default"/>
      </w:rPr>
    </w:lvl>
    <w:lvl w:ilvl="8" w:tplc="B7908C40">
      <w:start w:val="1"/>
      <w:numFmt w:val="bullet"/>
      <w:lvlText w:val=""/>
      <w:lvlJc w:val="left"/>
      <w:pPr>
        <w:ind w:left="6480" w:hanging="360"/>
      </w:pPr>
      <w:rPr>
        <w:rFonts w:ascii="Wingdings" w:hAnsi="Wingdings" w:hint="default"/>
      </w:rPr>
    </w:lvl>
  </w:abstractNum>
  <w:num w:numId="1" w16cid:durableId="115955913">
    <w:abstractNumId w:val="3"/>
  </w:num>
  <w:num w:numId="2" w16cid:durableId="75981146">
    <w:abstractNumId w:val="7"/>
  </w:num>
  <w:num w:numId="3" w16cid:durableId="1475754066">
    <w:abstractNumId w:val="12"/>
    <w:lvlOverride w:ilvl="0">
      <w:startOverride w:val="1"/>
    </w:lvlOverride>
  </w:num>
  <w:num w:numId="4" w16cid:durableId="915479213">
    <w:abstractNumId w:val="12"/>
  </w:num>
  <w:num w:numId="5" w16cid:durableId="1278442903">
    <w:abstractNumId w:val="13"/>
  </w:num>
  <w:num w:numId="6" w16cid:durableId="650795838">
    <w:abstractNumId w:val="4"/>
  </w:num>
  <w:num w:numId="7" w16cid:durableId="1473521841">
    <w:abstractNumId w:val="17"/>
  </w:num>
  <w:num w:numId="8" w16cid:durableId="923606034">
    <w:abstractNumId w:val="2"/>
  </w:num>
  <w:num w:numId="9" w16cid:durableId="927227453">
    <w:abstractNumId w:val="5"/>
  </w:num>
  <w:num w:numId="10" w16cid:durableId="1248078109">
    <w:abstractNumId w:val="1"/>
  </w:num>
  <w:num w:numId="11" w16cid:durableId="1076710740">
    <w:abstractNumId w:val="6"/>
  </w:num>
  <w:num w:numId="12" w16cid:durableId="1226525788">
    <w:abstractNumId w:val="11"/>
  </w:num>
  <w:num w:numId="13" w16cid:durableId="930815833">
    <w:abstractNumId w:val="16"/>
  </w:num>
  <w:num w:numId="14" w16cid:durableId="1801848589">
    <w:abstractNumId w:val="9"/>
  </w:num>
  <w:num w:numId="15" w16cid:durableId="1782067789">
    <w:abstractNumId w:val="14"/>
  </w:num>
  <w:num w:numId="16" w16cid:durableId="1222860675">
    <w:abstractNumId w:val="0"/>
  </w:num>
  <w:num w:numId="17" w16cid:durableId="2039113824">
    <w:abstractNumId w:val="15"/>
  </w:num>
  <w:num w:numId="18" w16cid:durableId="454327372">
    <w:abstractNumId w:val="10"/>
  </w:num>
  <w:num w:numId="19" w16cid:durableId="1488282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EE8"/>
    <w:rsid w:val="00001D85"/>
    <w:rsid w:val="0000205F"/>
    <w:rsid w:val="00002353"/>
    <w:rsid w:val="000029DD"/>
    <w:rsid w:val="00003388"/>
    <w:rsid w:val="0000384F"/>
    <w:rsid w:val="000053E0"/>
    <w:rsid w:val="0000544E"/>
    <w:rsid w:val="00005AF1"/>
    <w:rsid w:val="00005E16"/>
    <w:rsid w:val="00007173"/>
    <w:rsid w:val="000071A4"/>
    <w:rsid w:val="00007481"/>
    <w:rsid w:val="00007D16"/>
    <w:rsid w:val="00007DD3"/>
    <w:rsid w:val="000101F6"/>
    <w:rsid w:val="00010339"/>
    <w:rsid w:val="00010CF8"/>
    <w:rsid w:val="00011FE6"/>
    <w:rsid w:val="000121A2"/>
    <w:rsid w:val="0001227B"/>
    <w:rsid w:val="00012632"/>
    <w:rsid w:val="00012736"/>
    <w:rsid w:val="00013585"/>
    <w:rsid w:val="00013A8E"/>
    <w:rsid w:val="00013E94"/>
    <w:rsid w:val="00014AD3"/>
    <w:rsid w:val="0001538B"/>
    <w:rsid w:val="00015716"/>
    <w:rsid w:val="00015BAA"/>
    <w:rsid w:val="00015E80"/>
    <w:rsid w:val="000169A1"/>
    <w:rsid w:val="00016AC2"/>
    <w:rsid w:val="00017072"/>
    <w:rsid w:val="00020688"/>
    <w:rsid w:val="0002178E"/>
    <w:rsid w:val="0002227A"/>
    <w:rsid w:val="0002282C"/>
    <w:rsid w:val="0002491C"/>
    <w:rsid w:val="00024CAA"/>
    <w:rsid w:val="00025DB6"/>
    <w:rsid w:val="00026AC4"/>
    <w:rsid w:val="000275B7"/>
    <w:rsid w:val="000275D7"/>
    <w:rsid w:val="000276B8"/>
    <w:rsid w:val="00027DD3"/>
    <w:rsid w:val="00027EEA"/>
    <w:rsid w:val="00030177"/>
    <w:rsid w:val="0003038F"/>
    <w:rsid w:val="0003054C"/>
    <w:rsid w:val="000306E7"/>
    <w:rsid w:val="000309F7"/>
    <w:rsid w:val="00030E2B"/>
    <w:rsid w:val="00031CFE"/>
    <w:rsid w:val="00031D01"/>
    <w:rsid w:val="00032037"/>
    <w:rsid w:val="000323E9"/>
    <w:rsid w:val="0003268A"/>
    <w:rsid w:val="00033343"/>
    <w:rsid w:val="0003414B"/>
    <w:rsid w:val="000341A6"/>
    <w:rsid w:val="0003432C"/>
    <w:rsid w:val="00034479"/>
    <w:rsid w:val="000347D5"/>
    <w:rsid w:val="00034898"/>
    <w:rsid w:val="00036942"/>
    <w:rsid w:val="00036D5C"/>
    <w:rsid w:val="000373DD"/>
    <w:rsid w:val="000375BA"/>
    <w:rsid w:val="000376CD"/>
    <w:rsid w:val="00040007"/>
    <w:rsid w:val="00040064"/>
    <w:rsid w:val="0004018A"/>
    <w:rsid w:val="000404F7"/>
    <w:rsid w:val="00041590"/>
    <w:rsid w:val="000420C2"/>
    <w:rsid w:val="0004236D"/>
    <w:rsid w:val="00042656"/>
    <w:rsid w:val="000440AD"/>
    <w:rsid w:val="000446BD"/>
    <w:rsid w:val="0004567B"/>
    <w:rsid w:val="0004620D"/>
    <w:rsid w:val="000468C0"/>
    <w:rsid w:val="00046A23"/>
    <w:rsid w:val="00050177"/>
    <w:rsid w:val="00050229"/>
    <w:rsid w:val="00050AEB"/>
    <w:rsid w:val="000511D2"/>
    <w:rsid w:val="000514E9"/>
    <w:rsid w:val="00052411"/>
    <w:rsid w:val="0005326E"/>
    <w:rsid w:val="00053966"/>
    <w:rsid w:val="00053A2B"/>
    <w:rsid w:val="00056E1F"/>
    <w:rsid w:val="00060339"/>
    <w:rsid w:val="000603AD"/>
    <w:rsid w:val="000605A0"/>
    <w:rsid w:val="00060C6F"/>
    <w:rsid w:val="00061E4F"/>
    <w:rsid w:val="00062118"/>
    <w:rsid w:val="0006350D"/>
    <w:rsid w:val="000637AD"/>
    <w:rsid w:val="00063F42"/>
    <w:rsid w:val="00065D7F"/>
    <w:rsid w:val="00066440"/>
    <w:rsid w:val="000669FD"/>
    <w:rsid w:val="00066F53"/>
    <w:rsid w:val="000672E8"/>
    <w:rsid w:val="000704E5"/>
    <w:rsid w:val="00070D39"/>
    <w:rsid w:val="00070DE5"/>
    <w:rsid w:val="00070E49"/>
    <w:rsid w:val="0007223F"/>
    <w:rsid w:val="00072ABF"/>
    <w:rsid w:val="00073AF7"/>
    <w:rsid w:val="000750E3"/>
    <w:rsid w:val="000751EF"/>
    <w:rsid w:val="00075C93"/>
    <w:rsid w:val="00075CD4"/>
    <w:rsid w:val="00075E17"/>
    <w:rsid w:val="0007704E"/>
    <w:rsid w:val="000800A5"/>
    <w:rsid w:val="0008056E"/>
    <w:rsid w:val="00080B15"/>
    <w:rsid w:val="0008105F"/>
    <w:rsid w:val="000815EE"/>
    <w:rsid w:val="00081673"/>
    <w:rsid w:val="000819FF"/>
    <w:rsid w:val="00082608"/>
    <w:rsid w:val="000836F1"/>
    <w:rsid w:val="00083756"/>
    <w:rsid w:val="00083C48"/>
    <w:rsid w:val="00083D56"/>
    <w:rsid w:val="00084329"/>
    <w:rsid w:val="000845A6"/>
    <w:rsid w:val="00084969"/>
    <w:rsid w:val="00084D59"/>
    <w:rsid w:val="0008513B"/>
    <w:rsid w:val="000853E8"/>
    <w:rsid w:val="0008549C"/>
    <w:rsid w:val="00085AD5"/>
    <w:rsid w:val="000862DC"/>
    <w:rsid w:val="00086C7E"/>
    <w:rsid w:val="00086F2A"/>
    <w:rsid w:val="00087A5A"/>
    <w:rsid w:val="00087F76"/>
    <w:rsid w:val="0009036B"/>
    <w:rsid w:val="00090EA4"/>
    <w:rsid w:val="00091CAB"/>
    <w:rsid w:val="00091F5D"/>
    <w:rsid w:val="000921F8"/>
    <w:rsid w:val="00092402"/>
    <w:rsid w:val="00092E68"/>
    <w:rsid w:val="0009368B"/>
    <w:rsid w:val="0009371E"/>
    <w:rsid w:val="00093DAE"/>
    <w:rsid w:val="00093F12"/>
    <w:rsid w:val="000944E6"/>
    <w:rsid w:val="00094681"/>
    <w:rsid w:val="000947AD"/>
    <w:rsid w:val="000947BA"/>
    <w:rsid w:val="0009637C"/>
    <w:rsid w:val="00097247"/>
    <w:rsid w:val="0009778E"/>
    <w:rsid w:val="0009795F"/>
    <w:rsid w:val="000A05F6"/>
    <w:rsid w:val="000A0A92"/>
    <w:rsid w:val="000A1064"/>
    <w:rsid w:val="000A3294"/>
    <w:rsid w:val="000A36BC"/>
    <w:rsid w:val="000A400F"/>
    <w:rsid w:val="000A493B"/>
    <w:rsid w:val="000A597A"/>
    <w:rsid w:val="000A6429"/>
    <w:rsid w:val="000A6F4D"/>
    <w:rsid w:val="000A7116"/>
    <w:rsid w:val="000A7851"/>
    <w:rsid w:val="000A7C74"/>
    <w:rsid w:val="000B0430"/>
    <w:rsid w:val="000B0543"/>
    <w:rsid w:val="000B0FB6"/>
    <w:rsid w:val="000B1436"/>
    <w:rsid w:val="000B17D1"/>
    <w:rsid w:val="000B253D"/>
    <w:rsid w:val="000B287F"/>
    <w:rsid w:val="000B2FCF"/>
    <w:rsid w:val="000B38A5"/>
    <w:rsid w:val="000B509D"/>
    <w:rsid w:val="000B584C"/>
    <w:rsid w:val="000B5921"/>
    <w:rsid w:val="000B67C9"/>
    <w:rsid w:val="000C022A"/>
    <w:rsid w:val="000C0245"/>
    <w:rsid w:val="000C04B2"/>
    <w:rsid w:val="000C0785"/>
    <w:rsid w:val="000C0C31"/>
    <w:rsid w:val="000C1305"/>
    <w:rsid w:val="000C1676"/>
    <w:rsid w:val="000C306C"/>
    <w:rsid w:val="000C385D"/>
    <w:rsid w:val="000C3C00"/>
    <w:rsid w:val="000C3EA9"/>
    <w:rsid w:val="000C40C9"/>
    <w:rsid w:val="000C481C"/>
    <w:rsid w:val="000C4ABE"/>
    <w:rsid w:val="000C6408"/>
    <w:rsid w:val="000C646E"/>
    <w:rsid w:val="000C7319"/>
    <w:rsid w:val="000C758E"/>
    <w:rsid w:val="000C7F6F"/>
    <w:rsid w:val="000D0389"/>
    <w:rsid w:val="000D05CC"/>
    <w:rsid w:val="000D106B"/>
    <w:rsid w:val="000D114A"/>
    <w:rsid w:val="000D1D42"/>
    <w:rsid w:val="000D2A8F"/>
    <w:rsid w:val="000D32C8"/>
    <w:rsid w:val="000D3F88"/>
    <w:rsid w:val="000D488B"/>
    <w:rsid w:val="000D5BF4"/>
    <w:rsid w:val="000D7222"/>
    <w:rsid w:val="000E05AE"/>
    <w:rsid w:val="000E09FD"/>
    <w:rsid w:val="000E1014"/>
    <w:rsid w:val="000E2F75"/>
    <w:rsid w:val="000E38D2"/>
    <w:rsid w:val="000E4085"/>
    <w:rsid w:val="000E440B"/>
    <w:rsid w:val="000E49E2"/>
    <w:rsid w:val="000E50CB"/>
    <w:rsid w:val="000E52DB"/>
    <w:rsid w:val="000E5C39"/>
    <w:rsid w:val="000E6614"/>
    <w:rsid w:val="000E6B03"/>
    <w:rsid w:val="000E7E2A"/>
    <w:rsid w:val="000E7FCD"/>
    <w:rsid w:val="000F269D"/>
    <w:rsid w:val="000F269E"/>
    <w:rsid w:val="000F2CF8"/>
    <w:rsid w:val="000F4929"/>
    <w:rsid w:val="000F4C62"/>
    <w:rsid w:val="000F574C"/>
    <w:rsid w:val="000F5B7B"/>
    <w:rsid w:val="000F612D"/>
    <w:rsid w:val="000F7083"/>
    <w:rsid w:val="001003D8"/>
    <w:rsid w:val="00100F58"/>
    <w:rsid w:val="00101411"/>
    <w:rsid w:val="001033A9"/>
    <w:rsid w:val="0010360E"/>
    <w:rsid w:val="00103F90"/>
    <w:rsid w:val="001042CF"/>
    <w:rsid w:val="00105280"/>
    <w:rsid w:val="001055E6"/>
    <w:rsid w:val="001055F2"/>
    <w:rsid w:val="00106248"/>
    <w:rsid w:val="001063B5"/>
    <w:rsid w:val="0010730D"/>
    <w:rsid w:val="001075C6"/>
    <w:rsid w:val="0011015F"/>
    <w:rsid w:val="00110223"/>
    <w:rsid w:val="001107A1"/>
    <w:rsid w:val="00111E71"/>
    <w:rsid w:val="0011228E"/>
    <w:rsid w:val="00113DC6"/>
    <w:rsid w:val="00113EA7"/>
    <w:rsid w:val="0011407D"/>
    <w:rsid w:val="00114369"/>
    <w:rsid w:val="00114A7E"/>
    <w:rsid w:val="00114BF1"/>
    <w:rsid w:val="00114E92"/>
    <w:rsid w:val="0011512F"/>
    <w:rsid w:val="001157A6"/>
    <w:rsid w:val="00115ADB"/>
    <w:rsid w:val="001160AD"/>
    <w:rsid w:val="001172FE"/>
    <w:rsid w:val="0011736F"/>
    <w:rsid w:val="00117410"/>
    <w:rsid w:val="00117890"/>
    <w:rsid w:val="00117CF1"/>
    <w:rsid w:val="001200AD"/>
    <w:rsid w:val="001206EE"/>
    <w:rsid w:val="00120873"/>
    <w:rsid w:val="0012105C"/>
    <w:rsid w:val="00121643"/>
    <w:rsid w:val="001216C4"/>
    <w:rsid w:val="00121DEA"/>
    <w:rsid w:val="0012204C"/>
    <w:rsid w:val="001229A3"/>
    <w:rsid w:val="00122C96"/>
    <w:rsid w:val="00124104"/>
    <w:rsid w:val="00124B7D"/>
    <w:rsid w:val="00127D4C"/>
    <w:rsid w:val="0013054F"/>
    <w:rsid w:val="001306BF"/>
    <w:rsid w:val="00130C1A"/>
    <w:rsid w:val="001314FF"/>
    <w:rsid w:val="001315E1"/>
    <w:rsid w:val="00131C87"/>
    <w:rsid w:val="00131D88"/>
    <w:rsid w:val="00132843"/>
    <w:rsid w:val="0013326E"/>
    <w:rsid w:val="00133332"/>
    <w:rsid w:val="001334DD"/>
    <w:rsid w:val="00133558"/>
    <w:rsid w:val="001335CD"/>
    <w:rsid w:val="001336B9"/>
    <w:rsid w:val="00133C03"/>
    <w:rsid w:val="00133FD2"/>
    <w:rsid w:val="0013455C"/>
    <w:rsid w:val="00136326"/>
    <w:rsid w:val="00136626"/>
    <w:rsid w:val="00136B3D"/>
    <w:rsid w:val="00136B4C"/>
    <w:rsid w:val="00137D17"/>
    <w:rsid w:val="0014055F"/>
    <w:rsid w:val="0014122A"/>
    <w:rsid w:val="001412AC"/>
    <w:rsid w:val="001416A0"/>
    <w:rsid w:val="001416E8"/>
    <w:rsid w:val="00141DE5"/>
    <w:rsid w:val="00142AF7"/>
    <w:rsid w:val="0014304B"/>
    <w:rsid w:val="00143913"/>
    <w:rsid w:val="00143F44"/>
    <w:rsid w:val="0014449C"/>
    <w:rsid w:val="0014518B"/>
    <w:rsid w:val="0014542D"/>
    <w:rsid w:val="00145840"/>
    <w:rsid w:val="0014642F"/>
    <w:rsid w:val="00147214"/>
    <w:rsid w:val="001475A2"/>
    <w:rsid w:val="00147ED4"/>
    <w:rsid w:val="00150441"/>
    <w:rsid w:val="001509BF"/>
    <w:rsid w:val="00150A09"/>
    <w:rsid w:val="00150F49"/>
    <w:rsid w:val="00151B26"/>
    <w:rsid w:val="00151CD5"/>
    <w:rsid w:val="00153FA3"/>
    <w:rsid w:val="0015426F"/>
    <w:rsid w:val="00154383"/>
    <w:rsid w:val="001553FD"/>
    <w:rsid w:val="001555FE"/>
    <w:rsid w:val="00155750"/>
    <w:rsid w:val="001558FA"/>
    <w:rsid w:val="00155E51"/>
    <w:rsid w:val="00156BC9"/>
    <w:rsid w:val="00156CD6"/>
    <w:rsid w:val="00157109"/>
    <w:rsid w:val="0015724D"/>
    <w:rsid w:val="00157450"/>
    <w:rsid w:val="0016013F"/>
    <w:rsid w:val="0016051E"/>
    <w:rsid w:val="00161539"/>
    <w:rsid w:val="00161690"/>
    <w:rsid w:val="0016263A"/>
    <w:rsid w:val="0016279D"/>
    <w:rsid w:val="0016294A"/>
    <w:rsid w:val="00162E45"/>
    <w:rsid w:val="00163648"/>
    <w:rsid w:val="0016412C"/>
    <w:rsid w:val="00165EEF"/>
    <w:rsid w:val="00166B02"/>
    <w:rsid w:val="00167004"/>
    <w:rsid w:val="0016715B"/>
    <w:rsid w:val="0016748D"/>
    <w:rsid w:val="00167D02"/>
    <w:rsid w:val="00170F30"/>
    <w:rsid w:val="0017104A"/>
    <w:rsid w:val="001717CF"/>
    <w:rsid w:val="001719EA"/>
    <w:rsid w:val="00171CE6"/>
    <w:rsid w:val="00171E09"/>
    <w:rsid w:val="00172526"/>
    <w:rsid w:val="00172FFF"/>
    <w:rsid w:val="0017303D"/>
    <w:rsid w:val="00173093"/>
    <w:rsid w:val="0017320F"/>
    <w:rsid w:val="00173835"/>
    <w:rsid w:val="00173A50"/>
    <w:rsid w:val="00175D93"/>
    <w:rsid w:val="001764C2"/>
    <w:rsid w:val="00176AEB"/>
    <w:rsid w:val="00176D11"/>
    <w:rsid w:val="00177E39"/>
    <w:rsid w:val="00180291"/>
    <w:rsid w:val="00180859"/>
    <w:rsid w:val="00180D9B"/>
    <w:rsid w:val="001815DA"/>
    <w:rsid w:val="00181B65"/>
    <w:rsid w:val="0018201E"/>
    <w:rsid w:val="00183A13"/>
    <w:rsid w:val="00184753"/>
    <w:rsid w:val="00190BFB"/>
    <w:rsid w:val="00190DA6"/>
    <w:rsid w:val="00191CFF"/>
    <w:rsid w:val="001926CD"/>
    <w:rsid w:val="00193B04"/>
    <w:rsid w:val="001943E8"/>
    <w:rsid w:val="00194FA8"/>
    <w:rsid w:val="00195506"/>
    <w:rsid w:val="0019691F"/>
    <w:rsid w:val="00197708"/>
    <w:rsid w:val="00197AF0"/>
    <w:rsid w:val="001A00BD"/>
    <w:rsid w:val="001A0758"/>
    <w:rsid w:val="001A08B3"/>
    <w:rsid w:val="001A0CDA"/>
    <w:rsid w:val="001A0D8D"/>
    <w:rsid w:val="001A1EAA"/>
    <w:rsid w:val="001A23A9"/>
    <w:rsid w:val="001A2E03"/>
    <w:rsid w:val="001A2E12"/>
    <w:rsid w:val="001A31D9"/>
    <w:rsid w:val="001A35EE"/>
    <w:rsid w:val="001A391A"/>
    <w:rsid w:val="001A4080"/>
    <w:rsid w:val="001A455E"/>
    <w:rsid w:val="001A460A"/>
    <w:rsid w:val="001A49B6"/>
    <w:rsid w:val="001A4CD2"/>
    <w:rsid w:val="001A4EE2"/>
    <w:rsid w:val="001A4F6B"/>
    <w:rsid w:val="001A5DF7"/>
    <w:rsid w:val="001A5E90"/>
    <w:rsid w:val="001A6539"/>
    <w:rsid w:val="001A7463"/>
    <w:rsid w:val="001A75BF"/>
    <w:rsid w:val="001A7832"/>
    <w:rsid w:val="001B0869"/>
    <w:rsid w:val="001B0DC0"/>
    <w:rsid w:val="001B131B"/>
    <w:rsid w:val="001B3120"/>
    <w:rsid w:val="001B3725"/>
    <w:rsid w:val="001B380F"/>
    <w:rsid w:val="001B3C40"/>
    <w:rsid w:val="001B3F53"/>
    <w:rsid w:val="001B4607"/>
    <w:rsid w:val="001B5964"/>
    <w:rsid w:val="001B5B4D"/>
    <w:rsid w:val="001B63B9"/>
    <w:rsid w:val="001B682D"/>
    <w:rsid w:val="001B7799"/>
    <w:rsid w:val="001C042A"/>
    <w:rsid w:val="001C0FE0"/>
    <w:rsid w:val="001C1C20"/>
    <w:rsid w:val="001C23EB"/>
    <w:rsid w:val="001C3395"/>
    <w:rsid w:val="001C3736"/>
    <w:rsid w:val="001C3BAC"/>
    <w:rsid w:val="001C4177"/>
    <w:rsid w:val="001C4776"/>
    <w:rsid w:val="001C5EDC"/>
    <w:rsid w:val="001C5F6C"/>
    <w:rsid w:val="001C5FCA"/>
    <w:rsid w:val="001C6604"/>
    <w:rsid w:val="001C6619"/>
    <w:rsid w:val="001C6B5E"/>
    <w:rsid w:val="001C6CD4"/>
    <w:rsid w:val="001C6D7A"/>
    <w:rsid w:val="001C6FD9"/>
    <w:rsid w:val="001D0206"/>
    <w:rsid w:val="001D15BA"/>
    <w:rsid w:val="001D32F3"/>
    <w:rsid w:val="001D33CC"/>
    <w:rsid w:val="001D433F"/>
    <w:rsid w:val="001D4895"/>
    <w:rsid w:val="001D5B00"/>
    <w:rsid w:val="001D5B28"/>
    <w:rsid w:val="001D6955"/>
    <w:rsid w:val="001D6E8F"/>
    <w:rsid w:val="001D7B7D"/>
    <w:rsid w:val="001D7C0E"/>
    <w:rsid w:val="001E0C27"/>
    <w:rsid w:val="001E1DCB"/>
    <w:rsid w:val="001E2A1E"/>
    <w:rsid w:val="001E2DCA"/>
    <w:rsid w:val="001E3B57"/>
    <w:rsid w:val="001E50A2"/>
    <w:rsid w:val="001E51C6"/>
    <w:rsid w:val="001E55C4"/>
    <w:rsid w:val="001E599A"/>
    <w:rsid w:val="001E6917"/>
    <w:rsid w:val="001E6B97"/>
    <w:rsid w:val="001E7AC6"/>
    <w:rsid w:val="001F0CB4"/>
    <w:rsid w:val="001F11F7"/>
    <w:rsid w:val="001F1589"/>
    <w:rsid w:val="001F1B49"/>
    <w:rsid w:val="001F26EF"/>
    <w:rsid w:val="001F28FD"/>
    <w:rsid w:val="001F297B"/>
    <w:rsid w:val="001F2A7F"/>
    <w:rsid w:val="001F3277"/>
    <w:rsid w:val="001F3B17"/>
    <w:rsid w:val="001F3BF6"/>
    <w:rsid w:val="001F46A4"/>
    <w:rsid w:val="001F641D"/>
    <w:rsid w:val="001F723A"/>
    <w:rsid w:val="001F760A"/>
    <w:rsid w:val="001F7E41"/>
    <w:rsid w:val="002001A1"/>
    <w:rsid w:val="00200453"/>
    <w:rsid w:val="002014FD"/>
    <w:rsid w:val="0020281A"/>
    <w:rsid w:val="00202E2B"/>
    <w:rsid w:val="00203FF5"/>
    <w:rsid w:val="00205165"/>
    <w:rsid w:val="0020578A"/>
    <w:rsid w:val="00205A49"/>
    <w:rsid w:val="002068CD"/>
    <w:rsid w:val="00206990"/>
    <w:rsid w:val="00207022"/>
    <w:rsid w:val="00207AC7"/>
    <w:rsid w:val="00210500"/>
    <w:rsid w:val="00210652"/>
    <w:rsid w:val="00210CBD"/>
    <w:rsid w:val="00211368"/>
    <w:rsid w:val="00211590"/>
    <w:rsid w:val="00211DC6"/>
    <w:rsid w:val="00211FCE"/>
    <w:rsid w:val="00212AEA"/>
    <w:rsid w:val="00212F2C"/>
    <w:rsid w:val="0021323C"/>
    <w:rsid w:val="00213B76"/>
    <w:rsid w:val="0021441B"/>
    <w:rsid w:val="002156CA"/>
    <w:rsid w:val="0021659C"/>
    <w:rsid w:val="00216C06"/>
    <w:rsid w:val="002208C1"/>
    <w:rsid w:val="00221023"/>
    <w:rsid w:val="00221A78"/>
    <w:rsid w:val="00221C8C"/>
    <w:rsid w:val="00222A62"/>
    <w:rsid w:val="00222F31"/>
    <w:rsid w:val="00223485"/>
    <w:rsid w:val="002234C2"/>
    <w:rsid w:val="00223D4E"/>
    <w:rsid w:val="00225E2D"/>
    <w:rsid w:val="0022719E"/>
    <w:rsid w:val="00230580"/>
    <w:rsid w:val="00230D41"/>
    <w:rsid w:val="00231487"/>
    <w:rsid w:val="00232ABF"/>
    <w:rsid w:val="00232C72"/>
    <w:rsid w:val="0023302E"/>
    <w:rsid w:val="00233BA1"/>
    <w:rsid w:val="0023432F"/>
    <w:rsid w:val="00234749"/>
    <w:rsid w:val="00234797"/>
    <w:rsid w:val="00234E7F"/>
    <w:rsid w:val="002353F9"/>
    <w:rsid w:val="00235798"/>
    <w:rsid w:val="00235C9C"/>
    <w:rsid w:val="00235E1D"/>
    <w:rsid w:val="002367E6"/>
    <w:rsid w:val="00236B8D"/>
    <w:rsid w:val="00236DCF"/>
    <w:rsid w:val="00237601"/>
    <w:rsid w:val="0024001B"/>
    <w:rsid w:val="0024443C"/>
    <w:rsid w:val="00244520"/>
    <w:rsid w:val="002447BC"/>
    <w:rsid w:val="0024497E"/>
    <w:rsid w:val="00245E97"/>
    <w:rsid w:val="00246D7D"/>
    <w:rsid w:val="00247666"/>
    <w:rsid w:val="00247D00"/>
    <w:rsid w:val="0025063D"/>
    <w:rsid w:val="00250E5C"/>
    <w:rsid w:val="00251690"/>
    <w:rsid w:val="00252CCC"/>
    <w:rsid w:val="0025385B"/>
    <w:rsid w:val="00256428"/>
    <w:rsid w:val="0025642B"/>
    <w:rsid w:val="00256E10"/>
    <w:rsid w:val="00257184"/>
    <w:rsid w:val="00257E3C"/>
    <w:rsid w:val="00260043"/>
    <w:rsid w:val="00260A86"/>
    <w:rsid w:val="00260FC2"/>
    <w:rsid w:val="00261B43"/>
    <w:rsid w:val="00262148"/>
    <w:rsid w:val="00263727"/>
    <w:rsid w:val="00263907"/>
    <w:rsid w:val="00264322"/>
    <w:rsid w:val="00264A63"/>
    <w:rsid w:val="0026508B"/>
    <w:rsid w:val="002650CF"/>
    <w:rsid w:val="002651F4"/>
    <w:rsid w:val="0026555A"/>
    <w:rsid w:val="00265DD6"/>
    <w:rsid w:val="0026667D"/>
    <w:rsid w:val="0026682C"/>
    <w:rsid w:val="0026697F"/>
    <w:rsid w:val="00266CCF"/>
    <w:rsid w:val="002679FD"/>
    <w:rsid w:val="00270D89"/>
    <w:rsid w:val="00271620"/>
    <w:rsid w:val="002719E5"/>
    <w:rsid w:val="002721B5"/>
    <w:rsid w:val="002722DD"/>
    <w:rsid w:val="00272902"/>
    <w:rsid w:val="00273F67"/>
    <w:rsid w:val="002753FD"/>
    <w:rsid w:val="00275BB3"/>
    <w:rsid w:val="0027710D"/>
    <w:rsid w:val="00277A13"/>
    <w:rsid w:val="00277E2C"/>
    <w:rsid w:val="00277ED1"/>
    <w:rsid w:val="00280758"/>
    <w:rsid w:val="0028087F"/>
    <w:rsid w:val="00280B25"/>
    <w:rsid w:val="00280CAC"/>
    <w:rsid w:val="0028122D"/>
    <w:rsid w:val="0028144C"/>
    <w:rsid w:val="002823DD"/>
    <w:rsid w:val="002825F9"/>
    <w:rsid w:val="0028284E"/>
    <w:rsid w:val="00282FB2"/>
    <w:rsid w:val="0028353C"/>
    <w:rsid w:val="0028355E"/>
    <w:rsid w:val="0028388E"/>
    <w:rsid w:val="00283B19"/>
    <w:rsid w:val="002851D3"/>
    <w:rsid w:val="0028567D"/>
    <w:rsid w:val="00285A72"/>
    <w:rsid w:val="00285B9A"/>
    <w:rsid w:val="002867C4"/>
    <w:rsid w:val="002879D9"/>
    <w:rsid w:val="00287BEB"/>
    <w:rsid w:val="00292A57"/>
    <w:rsid w:val="00292F3E"/>
    <w:rsid w:val="00293151"/>
    <w:rsid w:val="00293248"/>
    <w:rsid w:val="00293846"/>
    <w:rsid w:val="00293850"/>
    <w:rsid w:val="00294229"/>
    <w:rsid w:val="0029437D"/>
    <w:rsid w:val="00294EC0"/>
    <w:rsid w:val="00294F20"/>
    <w:rsid w:val="002952ED"/>
    <w:rsid w:val="00296599"/>
    <w:rsid w:val="002A0125"/>
    <w:rsid w:val="002A2C11"/>
    <w:rsid w:val="002A2ECD"/>
    <w:rsid w:val="002A5774"/>
    <w:rsid w:val="002A5964"/>
    <w:rsid w:val="002A5E56"/>
    <w:rsid w:val="002A6415"/>
    <w:rsid w:val="002A6FF8"/>
    <w:rsid w:val="002A71E4"/>
    <w:rsid w:val="002A7339"/>
    <w:rsid w:val="002A7679"/>
    <w:rsid w:val="002B06A4"/>
    <w:rsid w:val="002B0B5D"/>
    <w:rsid w:val="002B0B8D"/>
    <w:rsid w:val="002B15B1"/>
    <w:rsid w:val="002B2CA0"/>
    <w:rsid w:val="002B31D4"/>
    <w:rsid w:val="002B34D9"/>
    <w:rsid w:val="002B39A0"/>
    <w:rsid w:val="002B528C"/>
    <w:rsid w:val="002B53D5"/>
    <w:rsid w:val="002B5B8C"/>
    <w:rsid w:val="002B5EBC"/>
    <w:rsid w:val="002B6DAB"/>
    <w:rsid w:val="002B6DAC"/>
    <w:rsid w:val="002B7907"/>
    <w:rsid w:val="002B7F8C"/>
    <w:rsid w:val="002C0A96"/>
    <w:rsid w:val="002C0CEE"/>
    <w:rsid w:val="002C2019"/>
    <w:rsid w:val="002C25FF"/>
    <w:rsid w:val="002C2F5F"/>
    <w:rsid w:val="002C2F92"/>
    <w:rsid w:val="002C3E6D"/>
    <w:rsid w:val="002C44FC"/>
    <w:rsid w:val="002C5672"/>
    <w:rsid w:val="002C5E30"/>
    <w:rsid w:val="002C61C0"/>
    <w:rsid w:val="002D04BE"/>
    <w:rsid w:val="002D0B8A"/>
    <w:rsid w:val="002D101B"/>
    <w:rsid w:val="002D22C4"/>
    <w:rsid w:val="002D27A0"/>
    <w:rsid w:val="002D335A"/>
    <w:rsid w:val="002D3C73"/>
    <w:rsid w:val="002D4A38"/>
    <w:rsid w:val="002D4F92"/>
    <w:rsid w:val="002D52A5"/>
    <w:rsid w:val="002D5BA2"/>
    <w:rsid w:val="002D5CBB"/>
    <w:rsid w:val="002D614C"/>
    <w:rsid w:val="002D6408"/>
    <w:rsid w:val="002D67B7"/>
    <w:rsid w:val="002D6BFE"/>
    <w:rsid w:val="002D7CBB"/>
    <w:rsid w:val="002E0750"/>
    <w:rsid w:val="002E22E5"/>
    <w:rsid w:val="002E262C"/>
    <w:rsid w:val="002E30DF"/>
    <w:rsid w:val="002E4468"/>
    <w:rsid w:val="002E5837"/>
    <w:rsid w:val="002F04F8"/>
    <w:rsid w:val="002F0DCA"/>
    <w:rsid w:val="002F19BA"/>
    <w:rsid w:val="002F1A93"/>
    <w:rsid w:val="002F24BD"/>
    <w:rsid w:val="002F2734"/>
    <w:rsid w:val="002F2A2E"/>
    <w:rsid w:val="002F36AB"/>
    <w:rsid w:val="002F3998"/>
    <w:rsid w:val="002F411C"/>
    <w:rsid w:val="002F47AA"/>
    <w:rsid w:val="002F4A82"/>
    <w:rsid w:val="002F5B1E"/>
    <w:rsid w:val="002F6579"/>
    <w:rsid w:val="002F6CB5"/>
    <w:rsid w:val="00300ACD"/>
    <w:rsid w:val="00302F96"/>
    <w:rsid w:val="00303B29"/>
    <w:rsid w:val="00304DC9"/>
    <w:rsid w:val="00305596"/>
    <w:rsid w:val="0031075A"/>
    <w:rsid w:val="0031133A"/>
    <w:rsid w:val="0031237F"/>
    <w:rsid w:val="00313122"/>
    <w:rsid w:val="00313891"/>
    <w:rsid w:val="00313DE9"/>
    <w:rsid w:val="003145C2"/>
    <w:rsid w:val="00314786"/>
    <w:rsid w:val="00316478"/>
    <w:rsid w:val="00316F4B"/>
    <w:rsid w:val="003170E8"/>
    <w:rsid w:val="0031730C"/>
    <w:rsid w:val="00317EBB"/>
    <w:rsid w:val="00321121"/>
    <w:rsid w:val="00321FCC"/>
    <w:rsid w:val="00322663"/>
    <w:rsid w:val="00323391"/>
    <w:rsid w:val="00323ABE"/>
    <w:rsid w:val="003243AF"/>
    <w:rsid w:val="0032454E"/>
    <w:rsid w:val="00324FBA"/>
    <w:rsid w:val="00327741"/>
    <w:rsid w:val="0033021C"/>
    <w:rsid w:val="00330255"/>
    <w:rsid w:val="00330877"/>
    <w:rsid w:val="00330A95"/>
    <w:rsid w:val="00330AC3"/>
    <w:rsid w:val="00332C1C"/>
    <w:rsid w:val="00335141"/>
    <w:rsid w:val="003371D9"/>
    <w:rsid w:val="00337250"/>
    <w:rsid w:val="0033743D"/>
    <w:rsid w:val="00337897"/>
    <w:rsid w:val="003378E1"/>
    <w:rsid w:val="0033799B"/>
    <w:rsid w:val="00340852"/>
    <w:rsid w:val="0034111F"/>
    <w:rsid w:val="003412CC"/>
    <w:rsid w:val="00341CA4"/>
    <w:rsid w:val="00342376"/>
    <w:rsid w:val="00342811"/>
    <w:rsid w:val="0034297D"/>
    <w:rsid w:val="00343033"/>
    <w:rsid w:val="0034379C"/>
    <w:rsid w:val="00343C1B"/>
    <w:rsid w:val="0034436B"/>
    <w:rsid w:val="003447FA"/>
    <w:rsid w:val="00344CD9"/>
    <w:rsid w:val="00345977"/>
    <w:rsid w:val="00345B9D"/>
    <w:rsid w:val="00345E88"/>
    <w:rsid w:val="00345EE1"/>
    <w:rsid w:val="00346196"/>
    <w:rsid w:val="00346AD9"/>
    <w:rsid w:val="00347273"/>
    <w:rsid w:val="00347F64"/>
    <w:rsid w:val="0035087A"/>
    <w:rsid w:val="0035176A"/>
    <w:rsid w:val="0035250B"/>
    <w:rsid w:val="00353151"/>
    <w:rsid w:val="00353401"/>
    <w:rsid w:val="00354A0A"/>
    <w:rsid w:val="0035532E"/>
    <w:rsid w:val="003566ED"/>
    <w:rsid w:val="00356A80"/>
    <w:rsid w:val="00356C67"/>
    <w:rsid w:val="00357EA6"/>
    <w:rsid w:val="00360011"/>
    <w:rsid w:val="003613BE"/>
    <w:rsid w:val="003642B2"/>
    <w:rsid w:val="00364AAB"/>
    <w:rsid w:val="00364C23"/>
    <w:rsid w:val="003655F4"/>
    <w:rsid w:val="00365A8F"/>
    <w:rsid w:val="00365B6D"/>
    <w:rsid w:val="00365EFA"/>
    <w:rsid w:val="0036746C"/>
    <w:rsid w:val="00367763"/>
    <w:rsid w:val="00367E10"/>
    <w:rsid w:val="00370094"/>
    <w:rsid w:val="00370120"/>
    <w:rsid w:val="003706E6"/>
    <w:rsid w:val="003713D9"/>
    <w:rsid w:val="0037149C"/>
    <w:rsid w:val="003721AD"/>
    <w:rsid w:val="00372C47"/>
    <w:rsid w:val="00372F59"/>
    <w:rsid w:val="00373F51"/>
    <w:rsid w:val="00374BF9"/>
    <w:rsid w:val="00375057"/>
    <w:rsid w:val="0037524D"/>
    <w:rsid w:val="0037582C"/>
    <w:rsid w:val="00375861"/>
    <w:rsid w:val="00376520"/>
    <w:rsid w:val="00376C1C"/>
    <w:rsid w:val="003771AD"/>
    <w:rsid w:val="003803AC"/>
    <w:rsid w:val="003803F6"/>
    <w:rsid w:val="00380733"/>
    <w:rsid w:val="003809AF"/>
    <w:rsid w:val="00381153"/>
    <w:rsid w:val="00381522"/>
    <w:rsid w:val="003816C7"/>
    <w:rsid w:val="00382431"/>
    <w:rsid w:val="00382F25"/>
    <w:rsid w:val="00383A0F"/>
    <w:rsid w:val="0038497E"/>
    <w:rsid w:val="003849FC"/>
    <w:rsid w:val="00385277"/>
    <w:rsid w:val="00385A8C"/>
    <w:rsid w:val="00386191"/>
    <w:rsid w:val="00386537"/>
    <w:rsid w:val="00386C67"/>
    <w:rsid w:val="003874BD"/>
    <w:rsid w:val="0038759B"/>
    <w:rsid w:val="00387F15"/>
    <w:rsid w:val="00390EB4"/>
    <w:rsid w:val="00391F25"/>
    <w:rsid w:val="00392348"/>
    <w:rsid w:val="00392808"/>
    <w:rsid w:val="00392B90"/>
    <w:rsid w:val="003940F5"/>
    <w:rsid w:val="003948F9"/>
    <w:rsid w:val="00394CB8"/>
    <w:rsid w:val="003951EF"/>
    <w:rsid w:val="00395F5F"/>
    <w:rsid w:val="003960A4"/>
    <w:rsid w:val="003973DB"/>
    <w:rsid w:val="0039753F"/>
    <w:rsid w:val="00397841"/>
    <w:rsid w:val="003979A8"/>
    <w:rsid w:val="00397B26"/>
    <w:rsid w:val="00397C4F"/>
    <w:rsid w:val="003A1564"/>
    <w:rsid w:val="003A36E9"/>
    <w:rsid w:val="003A387E"/>
    <w:rsid w:val="003A39E1"/>
    <w:rsid w:val="003A3AC2"/>
    <w:rsid w:val="003A43C0"/>
    <w:rsid w:val="003A4815"/>
    <w:rsid w:val="003A51A2"/>
    <w:rsid w:val="003A6464"/>
    <w:rsid w:val="003A68FE"/>
    <w:rsid w:val="003A6E3B"/>
    <w:rsid w:val="003A7DB5"/>
    <w:rsid w:val="003B0A44"/>
    <w:rsid w:val="003B1B0B"/>
    <w:rsid w:val="003B20B9"/>
    <w:rsid w:val="003B21D7"/>
    <w:rsid w:val="003B2437"/>
    <w:rsid w:val="003B2758"/>
    <w:rsid w:val="003B2E46"/>
    <w:rsid w:val="003B3065"/>
    <w:rsid w:val="003B3A0D"/>
    <w:rsid w:val="003B3CDA"/>
    <w:rsid w:val="003B4653"/>
    <w:rsid w:val="003B4BC1"/>
    <w:rsid w:val="003B5193"/>
    <w:rsid w:val="003B6844"/>
    <w:rsid w:val="003B688C"/>
    <w:rsid w:val="003B6FC5"/>
    <w:rsid w:val="003B7BF1"/>
    <w:rsid w:val="003C0175"/>
    <w:rsid w:val="003C026A"/>
    <w:rsid w:val="003C0F48"/>
    <w:rsid w:val="003C14E1"/>
    <w:rsid w:val="003C195D"/>
    <w:rsid w:val="003C1D55"/>
    <w:rsid w:val="003C1DD1"/>
    <w:rsid w:val="003C2D79"/>
    <w:rsid w:val="003C36EE"/>
    <w:rsid w:val="003C3E06"/>
    <w:rsid w:val="003C40A2"/>
    <w:rsid w:val="003C4987"/>
    <w:rsid w:val="003C65F2"/>
    <w:rsid w:val="003C6F23"/>
    <w:rsid w:val="003C6F40"/>
    <w:rsid w:val="003C78DD"/>
    <w:rsid w:val="003C7EB1"/>
    <w:rsid w:val="003D1578"/>
    <w:rsid w:val="003D2421"/>
    <w:rsid w:val="003D2FE3"/>
    <w:rsid w:val="003D36B7"/>
    <w:rsid w:val="003D3906"/>
    <w:rsid w:val="003D3E2B"/>
    <w:rsid w:val="003D4E85"/>
    <w:rsid w:val="003D4FB8"/>
    <w:rsid w:val="003D566D"/>
    <w:rsid w:val="003D639E"/>
    <w:rsid w:val="003D64BF"/>
    <w:rsid w:val="003D680C"/>
    <w:rsid w:val="003D6D49"/>
    <w:rsid w:val="003D6FF9"/>
    <w:rsid w:val="003D7412"/>
    <w:rsid w:val="003E000D"/>
    <w:rsid w:val="003E076F"/>
    <w:rsid w:val="003E0D05"/>
    <w:rsid w:val="003E0DB8"/>
    <w:rsid w:val="003E1FC4"/>
    <w:rsid w:val="003E2B1A"/>
    <w:rsid w:val="003E2E93"/>
    <w:rsid w:val="003E2EE9"/>
    <w:rsid w:val="003E2F07"/>
    <w:rsid w:val="003E3005"/>
    <w:rsid w:val="003E3599"/>
    <w:rsid w:val="003E4085"/>
    <w:rsid w:val="003E5FBA"/>
    <w:rsid w:val="003E6793"/>
    <w:rsid w:val="003E67A1"/>
    <w:rsid w:val="003E6BB9"/>
    <w:rsid w:val="003E7094"/>
    <w:rsid w:val="003E7DBD"/>
    <w:rsid w:val="003F00B1"/>
    <w:rsid w:val="003F026F"/>
    <w:rsid w:val="003F0925"/>
    <w:rsid w:val="003F0D13"/>
    <w:rsid w:val="003F1362"/>
    <w:rsid w:val="003F1C18"/>
    <w:rsid w:val="003F26B1"/>
    <w:rsid w:val="003F315E"/>
    <w:rsid w:val="003F5539"/>
    <w:rsid w:val="003F5701"/>
    <w:rsid w:val="003F57C5"/>
    <w:rsid w:val="003F594A"/>
    <w:rsid w:val="003F7241"/>
    <w:rsid w:val="003F7570"/>
    <w:rsid w:val="003F7D47"/>
    <w:rsid w:val="004003B0"/>
    <w:rsid w:val="0040046A"/>
    <w:rsid w:val="00400932"/>
    <w:rsid w:val="00401E41"/>
    <w:rsid w:val="00401FD4"/>
    <w:rsid w:val="004027F9"/>
    <w:rsid w:val="00403614"/>
    <w:rsid w:val="004036F6"/>
    <w:rsid w:val="00403BEF"/>
    <w:rsid w:val="00404FD5"/>
    <w:rsid w:val="004104B5"/>
    <w:rsid w:val="004118A9"/>
    <w:rsid w:val="00411C45"/>
    <w:rsid w:val="00412B78"/>
    <w:rsid w:val="00412BC7"/>
    <w:rsid w:val="004132DA"/>
    <w:rsid w:val="00413A2B"/>
    <w:rsid w:val="00413C36"/>
    <w:rsid w:val="00413FBE"/>
    <w:rsid w:val="004143F5"/>
    <w:rsid w:val="004147F4"/>
    <w:rsid w:val="00416F5B"/>
    <w:rsid w:val="00417D83"/>
    <w:rsid w:val="00421636"/>
    <w:rsid w:val="00421663"/>
    <w:rsid w:val="004218CF"/>
    <w:rsid w:val="004238D6"/>
    <w:rsid w:val="00423C97"/>
    <w:rsid w:val="00423CFF"/>
    <w:rsid w:val="004240CC"/>
    <w:rsid w:val="004244F9"/>
    <w:rsid w:val="004245B6"/>
    <w:rsid w:val="00425C78"/>
    <w:rsid w:val="004265E5"/>
    <w:rsid w:val="00426C5D"/>
    <w:rsid w:val="00427051"/>
    <w:rsid w:val="004306C2"/>
    <w:rsid w:val="0043185C"/>
    <w:rsid w:val="00432318"/>
    <w:rsid w:val="00432886"/>
    <w:rsid w:val="004330E9"/>
    <w:rsid w:val="0043427C"/>
    <w:rsid w:val="00434C67"/>
    <w:rsid w:val="00434DAF"/>
    <w:rsid w:val="00434E48"/>
    <w:rsid w:val="00436CC5"/>
    <w:rsid w:val="00436D7E"/>
    <w:rsid w:val="00437E1C"/>
    <w:rsid w:val="00440A7F"/>
    <w:rsid w:val="004414CF"/>
    <w:rsid w:val="004424D8"/>
    <w:rsid w:val="00442D4D"/>
    <w:rsid w:val="00442E0F"/>
    <w:rsid w:val="00442EBD"/>
    <w:rsid w:val="0044402D"/>
    <w:rsid w:val="004448E3"/>
    <w:rsid w:val="004452FF"/>
    <w:rsid w:val="00445554"/>
    <w:rsid w:val="004463D4"/>
    <w:rsid w:val="00447829"/>
    <w:rsid w:val="00447B95"/>
    <w:rsid w:val="00450C49"/>
    <w:rsid w:val="00451D19"/>
    <w:rsid w:val="00453558"/>
    <w:rsid w:val="00453567"/>
    <w:rsid w:val="00453734"/>
    <w:rsid w:val="00455511"/>
    <w:rsid w:val="00455EE1"/>
    <w:rsid w:val="0045684E"/>
    <w:rsid w:val="00456D1A"/>
    <w:rsid w:val="00456FE9"/>
    <w:rsid w:val="0046001F"/>
    <w:rsid w:val="004603C2"/>
    <w:rsid w:val="00460456"/>
    <w:rsid w:val="00461585"/>
    <w:rsid w:val="0046250F"/>
    <w:rsid w:val="00463161"/>
    <w:rsid w:val="004634CB"/>
    <w:rsid w:val="004635CC"/>
    <w:rsid w:val="00463C9A"/>
    <w:rsid w:val="00463C9B"/>
    <w:rsid w:val="00463D3B"/>
    <w:rsid w:val="00463E92"/>
    <w:rsid w:val="0046430D"/>
    <w:rsid w:val="004646DE"/>
    <w:rsid w:val="00464F5E"/>
    <w:rsid w:val="00465810"/>
    <w:rsid w:val="00465B33"/>
    <w:rsid w:val="00465DEC"/>
    <w:rsid w:val="00466313"/>
    <w:rsid w:val="00466716"/>
    <w:rsid w:val="00466A1A"/>
    <w:rsid w:val="00467DE6"/>
    <w:rsid w:val="00470858"/>
    <w:rsid w:val="00470EFC"/>
    <w:rsid w:val="00471A56"/>
    <w:rsid w:val="00471C14"/>
    <w:rsid w:val="004722BA"/>
    <w:rsid w:val="00472560"/>
    <w:rsid w:val="00472A48"/>
    <w:rsid w:val="00473A2E"/>
    <w:rsid w:val="00473DBF"/>
    <w:rsid w:val="0047410A"/>
    <w:rsid w:val="00474687"/>
    <w:rsid w:val="00474724"/>
    <w:rsid w:val="004747A5"/>
    <w:rsid w:val="0047526C"/>
    <w:rsid w:val="0047575F"/>
    <w:rsid w:val="00475AB6"/>
    <w:rsid w:val="00475AB9"/>
    <w:rsid w:val="00476136"/>
    <w:rsid w:val="0047728D"/>
    <w:rsid w:val="00477D22"/>
    <w:rsid w:val="00477E15"/>
    <w:rsid w:val="00477F56"/>
    <w:rsid w:val="00477FEC"/>
    <w:rsid w:val="00480740"/>
    <w:rsid w:val="00480846"/>
    <w:rsid w:val="004813A8"/>
    <w:rsid w:val="004826C8"/>
    <w:rsid w:val="00482CC6"/>
    <w:rsid w:val="00482E8C"/>
    <w:rsid w:val="00483A32"/>
    <w:rsid w:val="00484C6A"/>
    <w:rsid w:val="0048518B"/>
    <w:rsid w:val="004859F2"/>
    <w:rsid w:val="0048675C"/>
    <w:rsid w:val="0049077F"/>
    <w:rsid w:val="004907AF"/>
    <w:rsid w:val="0049098D"/>
    <w:rsid w:val="004909CB"/>
    <w:rsid w:val="00491438"/>
    <w:rsid w:val="00491567"/>
    <w:rsid w:val="004922C6"/>
    <w:rsid w:val="00493EA0"/>
    <w:rsid w:val="00495268"/>
    <w:rsid w:val="00495CF7"/>
    <w:rsid w:val="0049616C"/>
    <w:rsid w:val="004968A1"/>
    <w:rsid w:val="00496FD9"/>
    <w:rsid w:val="0049775F"/>
    <w:rsid w:val="004A03C5"/>
    <w:rsid w:val="004A07B5"/>
    <w:rsid w:val="004A150A"/>
    <w:rsid w:val="004A3423"/>
    <w:rsid w:val="004A3B38"/>
    <w:rsid w:val="004A4192"/>
    <w:rsid w:val="004A41F9"/>
    <w:rsid w:val="004A4286"/>
    <w:rsid w:val="004A42A0"/>
    <w:rsid w:val="004A51FC"/>
    <w:rsid w:val="004A6744"/>
    <w:rsid w:val="004A6C11"/>
    <w:rsid w:val="004A7011"/>
    <w:rsid w:val="004A740D"/>
    <w:rsid w:val="004A7F1F"/>
    <w:rsid w:val="004B00CA"/>
    <w:rsid w:val="004B0860"/>
    <w:rsid w:val="004B0A2B"/>
    <w:rsid w:val="004B113E"/>
    <w:rsid w:val="004B261C"/>
    <w:rsid w:val="004B298D"/>
    <w:rsid w:val="004B2A9D"/>
    <w:rsid w:val="004B2CBA"/>
    <w:rsid w:val="004B392B"/>
    <w:rsid w:val="004B3D91"/>
    <w:rsid w:val="004B3EDD"/>
    <w:rsid w:val="004B47FB"/>
    <w:rsid w:val="004B546B"/>
    <w:rsid w:val="004B707F"/>
    <w:rsid w:val="004B7569"/>
    <w:rsid w:val="004B7E29"/>
    <w:rsid w:val="004C0345"/>
    <w:rsid w:val="004C0D5E"/>
    <w:rsid w:val="004C1053"/>
    <w:rsid w:val="004C1075"/>
    <w:rsid w:val="004C2249"/>
    <w:rsid w:val="004C239A"/>
    <w:rsid w:val="004C2CE4"/>
    <w:rsid w:val="004C2E36"/>
    <w:rsid w:val="004C37E4"/>
    <w:rsid w:val="004C390B"/>
    <w:rsid w:val="004C40DB"/>
    <w:rsid w:val="004C5B69"/>
    <w:rsid w:val="004C5E7B"/>
    <w:rsid w:val="004C5EAE"/>
    <w:rsid w:val="004C5EC8"/>
    <w:rsid w:val="004C5F6D"/>
    <w:rsid w:val="004C715D"/>
    <w:rsid w:val="004C7AE4"/>
    <w:rsid w:val="004D01E0"/>
    <w:rsid w:val="004D0398"/>
    <w:rsid w:val="004D281E"/>
    <w:rsid w:val="004D3A5E"/>
    <w:rsid w:val="004D48ED"/>
    <w:rsid w:val="004D4AA6"/>
    <w:rsid w:val="004D518A"/>
    <w:rsid w:val="004D5A28"/>
    <w:rsid w:val="004D618C"/>
    <w:rsid w:val="004D625C"/>
    <w:rsid w:val="004D6345"/>
    <w:rsid w:val="004D6F8C"/>
    <w:rsid w:val="004D7102"/>
    <w:rsid w:val="004D7B3D"/>
    <w:rsid w:val="004D7E42"/>
    <w:rsid w:val="004E1F9A"/>
    <w:rsid w:val="004E2835"/>
    <w:rsid w:val="004E293A"/>
    <w:rsid w:val="004E2C9A"/>
    <w:rsid w:val="004E3366"/>
    <w:rsid w:val="004E4531"/>
    <w:rsid w:val="004E4A67"/>
    <w:rsid w:val="004E5149"/>
    <w:rsid w:val="004E5567"/>
    <w:rsid w:val="004E571A"/>
    <w:rsid w:val="004E5913"/>
    <w:rsid w:val="004E7C72"/>
    <w:rsid w:val="004F01A7"/>
    <w:rsid w:val="004F034A"/>
    <w:rsid w:val="004F0399"/>
    <w:rsid w:val="004F04DB"/>
    <w:rsid w:val="004F1C7B"/>
    <w:rsid w:val="004F3565"/>
    <w:rsid w:val="004F47E6"/>
    <w:rsid w:val="004F4B5F"/>
    <w:rsid w:val="004F4C96"/>
    <w:rsid w:val="004F4CB4"/>
    <w:rsid w:val="004F60DD"/>
    <w:rsid w:val="004F6190"/>
    <w:rsid w:val="004F6C7D"/>
    <w:rsid w:val="004F7616"/>
    <w:rsid w:val="004F7DE3"/>
    <w:rsid w:val="00500BF8"/>
    <w:rsid w:val="00501770"/>
    <w:rsid w:val="00502032"/>
    <w:rsid w:val="00502614"/>
    <w:rsid w:val="00504AF9"/>
    <w:rsid w:val="0050563C"/>
    <w:rsid w:val="0050684D"/>
    <w:rsid w:val="005077B2"/>
    <w:rsid w:val="00507E92"/>
    <w:rsid w:val="00507EB2"/>
    <w:rsid w:val="005102CC"/>
    <w:rsid w:val="0051107B"/>
    <w:rsid w:val="005112D0"/>
    <w:rsid w:val="005113A9"/>
    <w:rsid w:val="0051218C"/>
    <w:rsid w:val="00512307"/>
    <w:rsid w:val="0051362E"/>
    <w:rsid w:val="00514D79"/>
    <w:rsid w:val="00515654"/>
    <w:rsid w:val="0051767E"/>
    <w:rsid w:val="0051791E"/>
    <w:rsid w:val="0052082F"/>
    <w:rsid w:val="00523AF0"/>
    <w:rsid w:val="00523CB2"/>
    <w:rsid w:val="00525413"/>
    <w:rsid w:val="00526DE7"/>
    <w:rsid w:val="00526F67"/>
    <w:rsid w:val="0052769E"/>
    <w:rsid w:val="00527D86"/>
    <w:rsid w:val="00530385"/>
    <w:rsid w:val="0053040B"/>
    <w:rsid w:val="005310CA"/>
    <w:rsid w:val="005313A0"/>
    <w:rsid w:val="00531C02"/>
    <w:rsid w:val="005327CC"/>
    <w:rsid w:val="00532FA6"/>
    <w:rsid w:val="00533020"/>
    <w:rsid w:val="00535192"/>
    <w:rsid w:val="00536A8A"/>
    <w:rsid w:val="005402DB"/>
    <w:rsid w:val="005404F3"/>
    <w:rsid w:val="005418F0"/>
    <w:rsid w:val="00541DAE"/>
    <w:rsid w:val="005421BC"/>
    <w:rsid w:val="005424B7"/>
    <w:rsid w:val="00542532"/>
    <w:rsid w:val="0054295B"/>
    <w:rsid w:val="00542D7C"/>
    <w:rsid w:val="00543BF8"/>
    <w:rsid w:val="00544844"/>
    <w:rsid w:val="005449BA"/>
    <w:rsid w:val="00544E9E"/>
    <w:rsid w:val="00545CEE"/>
    <w:rsid w:val="00546F4F"/>
    <w:rsid w:val="005473F7"/>
    <w:rsid w:val="0055032A"/>
    <w:rsid w:val="005509EE"/>
    <w:rsid w:val="00550A79"/>
    <w:rsid w:val="00550A89"/>
    <w:rsid w:val="00550E4E"/>
    <w:rsid w:val="00551EE0"/>
    <w:rsid w:val="00553093"/>
    <w:rsid w:val="005534FD"/>
    <w:rsid w:val="005539A9"/>
    <w:rsid w:val="00553FF6"/>
    <w:rsid w:val="00555F74"/>
    <w:rsid w:val="005568B2"/>
    <w:rsid w:val="005576E1"/>
    <w:rsid w:val="00557E8F"/>
    <w:rsid w:val="0056022C"/>
    <w:rsid w:val="0056068E"/>
    <w:rsid w:val="005608CE"/>
    <w:rsid w:val="00560C37"/>
    <w:rsid w:val="00561D2D"/>
    <w:rsid w:val="00564B69"/>
    <w:rsid w:val="00564BB4"/>
    <w:rsid w:val="00564FC7"/>
    <w:rsid w:val="00565ACE"/>
    <w:rsid w:val="005676C2"/>
    <w:rsid w:val="00567A94"/>
    <w:rsid w:val="005703B1"/>
    <w:rsid w:val="0057282C"/>
    <w:rsid w:val="005734DD"/>
    <w:rsid w:val="00574687"/>
    <w:rsid w:val="00574DD2"/>
    <w:rsid w:val="005753DF"/>
    <w:rsid w:val="00575750"/>
    <w:rsid w:val="005763EA"/>
    <w:rsid w:val="00576D7A"/>
    <w:rsid w:val="00576DE2"/>
    <w:rsid w:val="00577A43"/>
    <w:rsid w:val="00577D8D"/>
    <w:rsid w:val="00577DB2"/>
    <w:rsid w:val="005820F5"/>
    <w:rsid w:val="00582E42"/>
    <w:rsid w:val="005841CC"/>
    <w:rsid w:val="005843E4"/>
    <w:rsid w:val="005844F0"/>
    <w:rsid w:val="00585122"/>
    <w:rsid w:val="00585DE8"/>
    <w:rsid w:val="005864C9"/>
    <w:rsid w:val="00587BE9"/>
    <w:rsid w:val="00587C3A"/>
    <w:rsid w:val="00587FD6"/>
    <w:rsid w:val="00590420"/>
    <w:rsid w:val="005917B7"/>
    <w:rsid w:val="00591EC6"/>
    <w:rsid w:val="00592162"/>
    <w:rsid w:val="00592661"/>
    <w:rsid w:val="005930C6"/>
    <w:rsid w:val="00593F0C"/>
    <w:rsid w:val="005946A4"/>
    <w:rsid w:val="00595206"/>
    <w:rsid w:val="0059549A"/>
    <w:rsid w:val="00596686"/>
    <w:rsid w:val="005971FC"/>
    <w:rsid w:val="00597C5C"/>
    <w:rsid w:val="00597D71"/>
    <w:rsid w:val="005A04B0"/>
    <w:rsid w:val="005A0579"/>
    <w:rsid w:val="005A1141"/>
    <w:rsid w:val="005A1ADA"/>
    <w:rsid w:val="005A25ED"/>
    <w:rsid w:val="005A45D5"/>
    <w:rsid w:val="005A51E6"/>
    <w:rsid w:val="005A586C"/>
    <w:rsid w:val="005A6084"/>
    <w:rsid w:val="005A792A"/>
    <w:rsid w:val="005B0857"/>
    <w:rsid w:val="005B09EE"/>
    <w:rsid w:val="005B14BE"/>
    <w:rsid w:val="005B21FC"/>
    <w:rsid w:val="005B2805"/>
    <w:rsid w:val="005B2972"/>
    <w:rsid w:val="005B330D"/>
    <w:rsid w:val="005B3987"/>
    <w:rsid w:val="005B49A4"/>
    <w:rsid w:val="005B5127"/>
    <w:rsid w:val="005B515A"/>
    <w:rsid w:val="005B574C"/>
    <w:rsid w:val="005B5CA9"/>
    <w:rsid w:val="005B6CA9"/>
    <w:rsid w:val="005B6D52"/>
    <w:rsid w:val="005B6E7F"/>
    <w:rsid w:val="005B741A"/>
    <w:rsid w:val="005C0B35"/>
    <w:rsid w:val="005C12E2"/>
    <w:rsid w:val="005C24EC"/>
    <w:rsid w:val="005C3554"/>
    <w:rsid w:val="005C386A"/>
    <w:rsid w:val="005C7E90"/>
    <w:rsid w:val="005D144D"/>
    <w:rsid w:val="005D1B03"/>
    <w:rsid w:val="005D1B21"/>
    <w:rsid w:val="005D1EA2"/>
    <w:rsid w:val="005D27B1"/>
    <w:rsid w:val="005D2839"/>
    <w:rsid w:val="005D28BC"/>
    <w:rsid w:val="005D2DE6"/>
    <w:rsid w:val="005D317D"/>
    <w:rsid w:val="005D4101"/>
    <w:rsid w:val="005D46CE"/>
    <w:rsid w:val="005D5576"/>
    <w:rsid w:val="005D5CA3"/>
    <w:rsid w:val="005D600B"/>
    <w:rsid w:val="005D6382"/>
    <w:rsid w:val="005D6D5F"/>
    <w:rsid w:val="005D6DDF"/>
    <w:rsid w:val="005D72B6"/>
    <w:rsid w:val="005D7FA3"/>
    <w:rsid w:val="005E0A1F"/>
    <w:rsid w:val="005E0EF5"/>
    <w:rsid w:val="005E2262"/>
    <w:rsid w:val="005E23EA"/>
    <w:rsid w:val="005E2708"/>
    <w:rsid w:val="005E3675"/>
    <w:rsid w:val="005E3B80"/>
    <w:rsid w:val="005E3CF1"/>
    <w:rsid w:val="005E429F"/>
    <w:rsid w:val="005E494B"/>
    <w:rsid w:val="005E644C"/>
    <w:rsid w:val="005E710E"/>
    <w:rsid w:val="005F0774"/>
    <w:rsid w:val="005F0CF3"/>
    <w:rsid w:val="005F0DB8"/>
    <w:rsid w:val="005F0F7D"/>
    <w:rsid w:val="005F1236"/>
    <w:rsid w:val="005F1645"/>
    <w:rsid w:val="005F199E"/>
    <w:rsid w:val="005F1ACF"/>
    <w:rsid w:val="005F27D1"/>
    <w:rsid w:val="005F2B22"/>
    <w:rsid w:val="005F3BDD"/>
    <w:rsid w:val="005F4551"/>
    <w:rsid w:val="005F4AAA"/>
    <w:rsid w:val="005F555C"/>
    <w:rsid w:val="005F5B2E"/>
    <w:rsid w:val="005F6652"/>
    <w:rsid w:val="005F721E"/>
    <w:rsid w:val="005F72D0"/>
    <w:rsid w:val="005F7440"/>
    <w:rsid w:val="005F7580"/>
    <w:rsid w:val="0060101D"/>
    <w:rsid w:val="00601811"/>
    <w:rsid w:val="0060194E"/>
    <w:rsid w:val="00602517"/>
    <w:rsid w:val="0060419D"/>
    <w:rsid w:val="0060420C"/>
    <w:rsid w:val="00604EA7"/>
    <w:rsid w:val="00605A93"/>
    <w:rsid w:val="0060638C"/>
    <w:rsid w:val="0060687A"/>
    <w:rsid w:val="00606E80"/>
    <w:rsid w:val="00606FB8"/>
    <w:rsid w:val="006076E9"/>
    <w:rsid w:val="00610DED"/>
    <w:rsid w:val="006115B6"/>
    <w:rsid w:val="00612118"/>
    <w:rsid w:val="006129FA"/>
    <w:rsid w:val="00612E5A"/>
    <w:rsid w:val="006131A6"/>
    <w:rsid w:val="00614575"/>
    <w:rsid w:val="00614735"/>
    <w:rsid w:val="006151BC"/>
    <w:rsid w:val="006151EE"/>
    <w:rsid w:val="006151F2"/>
    <w:rsid w:val="00615297"/>
    <w:rsid w:val="0061545B"/>
    <w:rsid w:val="00615C12"/>
    <w:rsid w:val="006162E6"/>
    <w:rsid w:val="00616A92"/>
    <w:rsid w:val="00616DBB"/>
    <w:rsid w:val="00617519"/>
    <w:rsid w:val="00620408"/>
    <w:rsid w:val="006206D7"/>
    <w:rsid w:val="00620A68"/>
    <w:rsid w:val="00620C86"/>
    <w:rsid w:val="00621FD1"/>
    <w:rsid w:val="006220DA"/>
    <w:rsid w:val="00622532"/>
    <w:rsid w:val="0062292C"/>
    <w:rsid w:val="00623806"/>
    <w:rsid w:val="00623A2F"/>
    <w:rsid w:val="00623CDC"/>
    <w:rsid w:val="00623EAE"/>
    <w:rsid w:val="00626575"/>
    <w:rsid w:val="00630AC5"/>
    <w:rsid w:val="00630B65"/>
    <w:rsid w:val="00630DA3"/>
    <w:rsid w:val="006319FB"/>
    <w:rsid w:val="00631C92"/>
    <w:rsid w:val="0063279B"/>
    <w:rsid w:val="006329DA"/>
    <w:rsid w:val="00632C07"/>
    <w:rsid w:val="00632D34"/>
    <w:rsid w:val="00632DF0"/>
    <w:rsid w:val="00633B15"/>
    <w:rsid w:val="00633D36"/>
    <w:rsid w:val="006342BD"/>
    <w:rsid w:val="006352AA"/>
    <w:rsid w:val="00636545"/>
    <w:rsid w:val="00636D62"/>
    <w:rsid w:val="00636F2E"/>
    <w:rsid w:val="00637820"/>
    <w:rsid w:val="006407E2"/>
    <w:rsid w:val="00643D66"/>
    <w:rsid w:val="006444C4"/>
    <w:rsid w:val="00644E3E"/>
    <w:rsid w:val="006462D5"/>
    <w:rsid w:val="00646D25"/>
    <w:rsid w:val="00647723"/>
    <w:rsid w:val="00650095"/>
    <w:rsid w:val="006511CB"/>
    <w:rsid w:val="0065157D"/>
    <w:rsid w:val="00652495"/>
    <w:rsid w:val="00653E4D"/>
    <w:rsid w:val="00653F8C"/>
    <w:rsid w:val="006540E8"/>
    <w:rsid w:val="00654590"/>
    <w:rsid w:val="00654F6A"/>
    <w:rsid w:val="00655658"/>
    <w:rsid w:val="006579D5"/>
    <w:rsid w:val="00657B14"/>
    <w:rsid w:val="00660116"/>
    <w:rsid w:val="00660ED1"/>
    <w:rsid w:val="0066167E"/>
    <w:rsid w:val="0066210A"/>
    <w:rsid w:val="006621F0"/>
    <w:rsid w:val="00662478"/>
    <w:rsid w:val="00664AEE"/>
    <w:rsid w:val="00665DB8"/>
    <w:rsid w:val="00666D68"/>
    <w:rsid w:val="0066703A"/>
    <w:rsid w:val="006679C9"/>
    <w:rsid w:val="00667A5E"/>
    <w:rsid w:val="006703DA"/>
    <w:rsid w:val="0067073C"/>
    <w:rsid w:val="0067093E"/>
    <w:rsid w:val="006711EB"/>
    <w:rsid w:val="006713E9"/>
    <w:rsid w:val="006714FD"/>
    <w:rsid w:val="0067267C"/>
    <w:rsid w:val="006727E3"/>
    <w:rsid w:val="0067280C"/>
    <w:rsid w:val="006734C1"/>
    <w:rsid w:val="00674941"/>
    <w:rsid w:val="006770B3"/>
    <w:rsid w:val="0068057B"/>
    <w:rsid w:val="006808A5"/>
    <w:rsid w:val="00681442"/>
    <w:rsid w:val="00681D43"/>
    <w:rsid w:val="00681DB3"/>
    <w:rsid w:val="00682813"/>
    <w:rsid w:val="006845A5"/>
    <w:rsid w:val="0068473E"/>
    <w:rsid w:val="0068707C"/>
    <w:rsid w:val="006873CC"/>
    <w:rsid w:val="0069024E"/>
    <w:rsid w:val="00690305"/>
    <w:rsid w:val="0069051F"/>
    <w:rsid w:val="0069088F"/>
    <w:rsid w:val="0069126B"/>
    <w:rsid w:val="0069135D"/>
    <w:rsid w:val="0069151F"/>
    <w:rsid w:val="00691640"/>
    <w:rsid w:val="00691962"/>
    <w:rsid w:val="0069258F"/>
    <w:rsid w:val="0069269A"/>
    <w:rsid w:val="006926FE"/>
    <w:rsid w:val="00692FF9"/>
    <w:rsid w:val="00693937"/>
    <w:rsid w:val="00693C50"/>
    <w:rsid w:val="00693E11"/>
    <w:rsid w:val="00694C28"/>
    <w:rsid w:val="006964F3"/>
    <w:rsid w:val="006A0156"/>
    <w:rsid w:val="006A0925"/>
    <w:rsid w:val="006A0A18"/>
    <w:rsid w:val="006A0A3C"/>
    <w:rsid w:val="006A0E1B"/>
    <w:rsid w:val="006A1360"/>
    <w:rsid w:val="006A1692"/>
    <w:rsid w:val="006A196F"/>
    <w:rsid w:val="006A1D78"/>
    <w:rsid w:val="006A312B"/>
    <w:rsid w:val="006A36E3"/>
    <w:rsid w:val="006A6037"/>
    <w:rsid w:val="006A6E4B"/>
    <w:rsid w:val="006A7D03"/>
    <w:rsid w:val="006A7E37"/>
    <w:rsid w:val="006B03AA"/>
    <w:rsid w:val="006B1457"/>
    <w:rsid w:val="006B1EA3"/>
    <w:rsid w:val="006B2A64"/>
    <w:rsid w:val="006B2B77"/>
    <w:rsid w:val="006B311A"/>
    <w:rsid w:val="006B34C3"/>
    <w:rsid w:val="006B3987"/>
    <w:rsid w:val="006B57B3"/>
    <w:rsid w:val="006B57F9"/>
    <w:rsid w:val="006B6403"/>
    <w:rsid w:val="006B6BBB"/>
    <w:rsid w:val="006B6BDB"/>
    <w:rsid w:val="006B7549"/>
    <w:rsid w:val="006B76D8"/>
    <w:rsid w:val="006B7A6B"/>
    <w:rsid w:val="006C02C5"/>
    <w:rsid w:val="006C0357"/>
    <w:rsid w:val="006C0904"/>
    <w:rsid w:val="006C09CC"/>
    <w:rsid w:val="006C0B04"/>
    <w:rsid w:val="006C2625"/>
    <w:rsid w:val="006C3D8E"/>
    <w:rsid w:val="006C3F17"/>
    <w:rsid w:val="006C4235"/>
    <w:rsid w:val="006C5369"/>
    <w:rsid w:val="006C5653"/>
    <w:rsid w:val="006C5B6D"/>
    <w:rsid w:val="006C60D9"/>
    <w:rsid w:val="006D05B9"/>
    <w:rsid w:val="006D06F6"/>
    <w:rsid w:val="006D07F9"/>
    <w:rsid w:val="006D0C12"/>
    <w:rsid w:val="006D12ED"/>
    <w:rsid w:val="006D166F"/>
    <w:rsid w:val="006D184E"/>
    <w:rsid w:val="006D1E5C"/>
    <w:rsid w:val="006D2176"/>
    <w:rsid w:val="006D2EEA"/>
    <w:rsid w:val="006D41DE"/>
    <w:rsid w:val="006D4953"/>
    <w:rsid w:val="006D4E5B"/>
    <w:rsid w:val="006D5CD5"/>
    <w:rsid w:val="006D5E7B"/>
    <w:rsid w:val="006D619A"/>
    <w:rsid w:val="006D6223"/>
    <w:rsid w:val="006D6506"/>
    <w:rsid w:val="006D77C3"/>
    <w:rsid w:val="006E00B2"/>
    <w:rsid w:val="006E074A"/>
    <w:rsid w:val="006E19ED"/>
    <w:rsid w:val="006E294D"/>
    <w:rsid w:val="006E3F55"/>
    <w:rsid w:val="006E40D3"/>
    <w:rsid w:val="006E4220"/>
    <w:rsid w:val="006E5C0C"/>
    <w:rsid w:val="006E7355"/>
    <w:rsid w:val="006F0026"/>
    <w:rsid w:val="006F084B"/>
    <w:rsid w:val="006F0BCD"/>
    <w:rsid w:val="006F1296"/>
    <w:rsid w:val="006F16E1"/>
    <w:rsid w:val="006F18B0"/>
    <w:rsid w:val="006F2F76"/>
    <w:rsid w:val="006F302E"/>
    <w:rsid w:val="006F4AF1"/>
    <w:rsid w:val="006F559E"/>
    <w:rsid w:val="006F56A4"/>
    <w:rsid w:val="006F5DB1"/>
    <w:rsid w:val="006F5DC6"/>
    <w:rsid w:val="006F6791"/>
    <w:rsid w:val="006F67A9"/>
    <w:rsid w:val="006F686B"/>
    <w:rsid w:val="006F6D5F"/>
    <w:rsid w:val="006F7789"/>
    <w:rsid w:val="00700410"/>
    <w:rsid w:val="00700D1C"/>
    <w:rsid w:val="00701055"/>
    <w:rsid w:val="00702342"/>
    <w:rsid w:val="00703867"/>
    <w:rsid w:val="00703CB2"/>
    <w:rsid w:val="0070417B"/>
    <w:rsid w:val="00705F8D"/>
    <w:rsid w:val="007061E8"/>
    <w:rsid w:val="007067A3"/>
    <w:rsid w:val="007101A7"/>
    <w:rsid w:val="00710586"/>
    <w:rsid w:val="007105F3"/>
    <w:rsid w:val="007107B8"/>
    <w:rsid w:val="00710CD6"/>
    <w:rsid w:val="00710F18"/>
    <w:rsid w:val="00711042"/>
    <w:rsid w:val="00711208"/>
    <w:rsid w:val="007113AF"/>
    <w:rsid w:val="0071205D"/>
    <w:rsid w:val="007129F9"/>
    <w:rsid w:val="0071554A"/>
    <w:rsid w:val="00717E96"/>
    <w:rsid w:val="007210E0"/>
    <w:rsid w:val="00721328"/>
    <w:rsid w:val="00721F57"/>
    <w:rsid w:val="00722199"/>
    <w:rsid w:val="00722513"/>
    <w:rsid w:val="007227FE"/>
    <w:rsid w:val="00723440"/>
    <w:rsid w:val="00724545"/>
    <w:rsid w:val="00724EE3"/>
    <w:rsid w:val="00725651"/>
    <w:rsid w:val="0072645C"/>
    <w:rsid w:val="007267DC"/>
    <w:rsid w:val="007269C9"/>
    <w:rsid w:val="00726A8D"/>
    <w:rsid w:val="00726F38"/>
    <w:rsid w:val="007274B6"/>
    <w:rsid w:val="00727875"/>
    <w:rsid w:val="00727C0B"/>
    <w:rsid w:val="00727C65"/>
    <w:rsid w:val="00727CDE"/>
    <w:rsid w:val="00727F6B"/>
    <w:rsid w:val="0073147A"/>
    <w:rsid w:val="00732F4D"/>
    <w:rsid w:val="007331CB"/>
    <w:rsid w:val="007339B2"/>
    <w:rsid w:val="00733C30"/>
    <w:rsid w:val="00733DCC"/>
    <w:rsid w:val="00733E34"/>
    <w:rsid w:val="00733E90"/>
    <w:rsid w:val="00734230"/>
    <w:rsid w:val="00735238"/>
    <w:rsid w:val="007352B6"/>
    <w:rsid w:val="0073530D"/>
    <w:rsid w:val="007353EB"/>
    <w:rsid w:val="007356CB"/>
    <w:rsid w:val="00735F54"/>
    <w:rsid w:val="0073626B"/>
    <w:rsid w:val="007374D4"/>
    <w:rsid w:val="007379D0"/>
    <w:rsid w:val="007403DB"/>
    <w:rsid w:val="0074080B"/>
    <w:rsid w:val="007411BF"/>
    <w:rsid w:val="007418CE"/>
    <w:rsid w:val="007425E4"/>
    <w:rsid w:val="007426A1"/>
    <w:rsid w:val="00742AF5"/>
    <w:rsid w:val="0074376F"/>
    <w:rsid w:val="00744C53"/>
    <w:rsid w:val="00744FA1"/>
    <w:rsid w:val="007457A0"/>
    <w:rsid w:val="00745B9A"/>
    <w:rsid w:val="00745BA4"/>
    <w:rsid w:val="0074647D"/>
    <w:rsid w:val="00746569"/>
    <w:rsid w:val="007471CB"/>
    <w:rsid w:val="007501F7"/>
    <w:rsid w:val="00751136"/>
    <w:rsid w:val="007512A0"/>
    <w:rsid w:val="0075183E"/>
    <w:rsid w:val="00754446"/>
    <w:rsid w:val="00754451"/>
    <w:rsid w:val="0075603A"/>
    <w:rsid w:val="0075628F"/>
    <w:rsid w:val="00756FF7"/>
    <w:rsid w:val="00757341"/>
    <w:rsid w:val="00757D9F"/>
    <w:rsid w:val="00760595"/>
    <w:rsid w:val="00760CE3"/>
    <w:rsid w:val="00760E2C"/>
    <w:rsid w:val="00761894"/>
    <w:rsid w:val="0076223F"/>
    <w:rsid w:val="007625D9"/>
    <w:rsid w:val="00762E02"/>
    <w:rsid w:val="007637A5"/>
    <w:rsid w:val="0076399E"/>
    <w:rsid w:val="00764045"/>
    <w:rsid w:val="007647E4"/>
    <w:rsid w:val="0076492A"/>
    <w:rsid w:val="00764D20"/>
    <w:rsid w:val="00765283"/>
    <w:rsid w:val="0076572F"/>
    <w:rsid w:val="007671FD"/>
    <w:rsid w:val="00767EBD"/>
    <w:rsid w:val="007704B8"/>
    <w:rsid w:val="00770E1E"/>
    <w:rsid w:val="00771A5D"/>
    <w:rsid w:val="00771DB9"/>
    <w:rsid w:val="007725EB"/>
    <w:rsid w:val="007729BF"/>
    <w:rsid w:val="00773540"/>
    <w:rsid w:val="00773860"/>
    <w:rsid w:val="00773DE7"/>
    <w:rsid w:val="00773FE3"/>
    <w:rsid w:val="00774949"/>
    <w:rsid w:val="007755B6"/>
    <w:rsid w:val="00775DD4"/>
    <w:rsid w:val="00776A0D"/>
    <w:rsid w:val="0077719E"/>
    <w:rsid w:val="00780173"/>
    <w:rsid w:val="00781917"/>
    <w:rsid w:val="007819EC"/>
    <w:rsid w:val="00781AB3"/>
    <w:rsid w:val="007822A2"/>
    <w:rsid w:val="0078245E"/>
    <w:rsid w:val="00782471"/>
    <w:rsid w:val="00782A47"/>
    <w:rsid w:val="00782F01"/>
    <w:rsid w:val="00783C8E"/>
    <w:rsid w:val="007843E5"/>
    <w:rsid w:val="007844F6"/>
    <w:rsid w:val="00784922"/>
    <w:rsid w:val="007852B4"/>
    <w:rsid w:val="00785567"/>
    <w:rsid w:val="00786023"/>
    <w:rsid w:val="00786222"/>
    <w:rsid w:val="007862FC"/>
    <w:rsid w:val="00786A5F"/>
    <w:rsid w:val="00786AE8"/>
    <w:rsid w:val="00787255"/>
    <w:rsid w:val="0078786E"/>
    <w:rsid w:val="00787CB1"/>
    <w:rsid w:val="00787D16"/>
    <w:rsid w:val="007919A4"/>
    <w:rsid w:val="00791D82"/>
    <w:rsid w:val="00792BDE"/>
    <w:rsid w:val="00793635"/>
    <w:rsid w:val="00793A01"/>
    <w:rsid w:val="00794DC3"/>
    <w:rsid w:val="00795008"/>
    <w:rsid w:val="007952F5"/>
    <w:rsid w:val="00795830"/>
    <w:rsid w:val="007A0A62"/>
    <w:rsid w:val="007A1924"/>
    <w:rsid w:val="007A2419"/>
    <w:rsid w:val="007A246F"/>
    <w:rsid w:val="007A24F3"/>
    <w:rsid w:val="007A3EAC"/>
    <w:rsid w:val="007A47FD"/>
    <w:rsid w:val="007A4BE8"/>
    <w:rsid w:val="007A62A2"/>
    <w:rsid w:val="007A64EF"/>
    <w:rsid w:val="007A6D0E"/>
    <w:rsid w:val="007A77D0"/>
    <w:rsid w:val="007A784B"/>
    <w:rsid w:val="007B0B00"/>
    <w:rsid w:val="007B12EB"/>
    <w:rsid w:val="007B1E4B"/>
    <w:rsid w:val="007B1F04"/>
    <w:rsid w:val="007B2134"/>
    <w:rsid w:val="007B26E9"/>
    <w:rsid w:val="007B2C6C"/>
    <w:rsid w:val="007B2E07"/>
    <w:rsid w:val="007B31F4"/>
    <w:rsid w:val="007B36D0"/>
    <w:rsid w:val="007B406F"/>
    <w:rsid w:val="007B5628"/>
    <w:rsid w:val="007B6435"/>
    <w:rsid w:val="007B7BA6"/>
    <w:rsid w:val="007B7C58"/>
    <w:rsid w:val="007C0A99"/>
    <w:rsid w:val="007C0B6D"/>
    <w:rsid w:val="007C109D"/>
    <w:rsid w:val="007C10B3"/>
    <w:rsid w:val="007C1152"/>
    <w:rsid w:val="007C1352"/>
    <w:rsid w:val="007C1424"/>
    <w:rsid w:val="007C1F64"/>
    <w:rsid w:val="007C31EA"/>
    <w:rsid w:val="007C388A"/>
    <w:rsid w:val="007C3917"/>
    <w:rsid w:val="007C3E02"/>
    <w:rsid w:val="007C48AE"/>
    <w:rsid w:val="007C5385"/>
    <w:rsid w:val="007C6198"/>
    <w:rsid w:val="007C6352"/>
    <w:rsid w:val="007C7128"/>
    <w:rsid w:val="007C7586"/>
    <w:rsid w:val="007C77B9"/>
    <w:rsid w:val="007D0E8B"/>
    <w:rsid w:val="007D1FC9"/>
    <w:rsid w:val="007D2A87"/>
    <w:rsid w:val="007D346B"/>
    <w:rsid w:val="007D366A"/>
    <w:rsid w:val="007D504E"/>
    <w:rsid w:val="007D5517"/>
    <w:rsid w:val="007D563C"/>
    <w:rsid w:val="007D5827"/>
    <w:rsid w:val="007D759B"/>
    <w:rsid w:val="007E001A"/>
    <w:rsid w:val="007E224B"/>
    <w:rsid w:val="007E4132"/>
    <w:rsid w:val="007E4A17"/>
    <w:rsid w:val="007E56B3"/>
    <w:rsid w:val="007E5FDF"/>
    <w:rsid w:val="007E6617"/>
    <w:rsid w:val="007E6855"/>
    <w:rsid w:val="007E6E14"/>
    <w:rsid w:val="007E6E52"/>
    <w:rsid w:val="007E7E98"/>
    <w:rsid w:val="007E7F37"/>
    <w:rsid w:val="007F012D"/>
    <w:rsid w:val="007F0559"/>
    <w:rsid w:val="007F14B3"/>
    <w:rsid w:val="007F1552"/>
    <w:rsid w:val="007F1E9E"/>
    <w:rsid w:val="007F1EEB"/>
    <w:rsid w:val="007F22DB"/>
    <w:rsid w:val="007F2408"/>
    <w:rsid w:val="007F304A"/>
    <w:rsid w:val="007F32B8"/>
    <w:rsid w:val="007F3938"/>
    <w:rsid w:val="007F3F8B"/>
    <w:rsid w:val="007F4A24"/>
    <w:rsid w:val="007F516C"/>
    <w:rsid w:val="007F51D8"/>
    <w:rsid w:val="007F5424"/>
    <w:rsid w:val="007F552C"/>
    <w:rsid w:val="007F5DE0"/>
    <w:rsid w:val="007F608C"/>
    <w:rsid w:val="007F6886"/>
    <w:rsid w:val="007F6BBD"/>
    <w:rsid w:val="007F6E22"/>
    <w:rsid w:val="007F7ACB"/>
    <w:rsid w:val="00801079"/>
    <w:rsid w:val="00801162"/>
    <w:rsid w:val="00802058"/>
    <w:rsid w:val="008024BD"/>
    <w:rsid w:val="00802E08"/>
    <w:rsid w:val="008041B5"/>
    <w:rsid w:val="00804888"/>
    <w:rsid w:val="00804C58"/>
    <w:rsid w:val="00804D6D"/>
    <w:rsid w:val="0080544C"/>
    <w:rsid w:val="0080567B"/>
    <w:rsid w:val="008060A1"/>
    <w:rsid w:val="0080639E"/>
    <w:rsid w:val="00806963"/>
    <w:rsid w:val="0080750F"/>
    <w:rsid w:val="00810B8F"/>
    <w:rsid w:val="00811200"/>
    <w:rsid w:val="00811461"/>
    <w:rsid w:val="0081289B"/>
    <w:rsid w:val="00812B25"/>
    <w:rsid w:val="00813D4E"/>
    <w:rsid w:val="008140C3"/>
    <w:rsid w:val="00814920"/>
    <w:rsid w:val="008158E2"/>
    <w:rsid w:val="00816984"/>
    <w:rsid w:val="00816D11"/>
    <w:rsid w:val="00817492"/>
    <w:rsid w:val="00817507"/>
    <w:rsid w:val="0082078B"/>
    <w:rsid w:val="00820BDA"/>
    <w:rsid w:val="008214D9"/>
    <w:rsid w:val="0082180F"/>
    <w:rsid w:val="0082189C"/>
    <w:rsid w:val="008221A0"/>
    <w:rsid w:val="008230F5"/>
    <w:rsid w:val="0082338B"/>
    <w:rsid w:val="008233F0"/>
    <w:rsid w:val="00823B5F"/>
    <w:rsid w:val="00823F44"/>
    <w:rsid w:val="00824D5E"/>
    <w:rsid w:val="00825212"/>
    <w:rsid w:val="008255A4"/>
    <w:rsid w:val="008255BD"/>
    <w:rsid w:val="00825800"/>
    <w:rsid w:val="00825BAD"/>
    <w:rsid w:val="0082618C"/>
    <w:rsid w:val="00826662"/>
    <w:rsid w:val="008269E1"/>
    <w:rsid w:val="00826FF6"/>
    <w:rsid w:val="00827CE5"/>
    <w:rsid w:val="0083011A"/>
    <w:rsid w:val="00830F7E"/>
    <w:rsid w:val="0083186A"/>
    <w:rsid w:val="00831915"/>
    <w:rsid w:val="00832B68"/>
    <w:rsid w:val="0083411F"/>
    <w:rsid w:val="008342D1"/>
    <w:rsid w:val="00834B9B"/>
    <w:rsid w:val="00834C63"/>
    <w:rsid w:val="00836EC2"/>
    <w:rsid w:val="00837186"/>
    <w:rsid w:val="00840394"/>
    <w:rsid w:val="00840A83"/>
    <w:rsid w:val="00841506"/>
    <w:rsid w:val="0084198B"/>
    <w:rsid w:val="008424F5"/>
    <w:rsid w:val="00842560"/>
    <w:rsid w:val="00842D0F"/>
    <w:rsid w:val="008431C3"/>
    <w:rsid w:val="00843307"/>
    <w:rsid w:val="0084353C"/>
    <w:rsid w:val="00844784"/>
    <w:rsid w:val="008447E0"/>
    <w:rsid w:val="00845538"/>
    <w:rsid w:val="0084586E"/>
    <w:rsid w:val="00845F6E"/>
    <w:rsid w:val="0084634C"/>
    <w:rsid w:val="008463DB"/>
    <w:rsid w:val="00847395"/>
    <w:rsid w:val="008506A4"/>
    <w:rsid w:val="0085099B"/>
    <w:rsid w:val="008514A7"/>
    <w:rsid w:val="00851CB7"/>
    <w:rsid w:val="00851FF9"/>
    <w:rsid w:val="008527BC"/>
    <w:rsid w:val="00852864"/>
    <w:rsid w:val="00852876"/>
    <w:rsid w:val="00853B3E"/>
    <w:rsid w:val="00854980"/>
    <w:rsid w:val="00856297"/>
    <w:rsid w:val="00856A11"/>
    <w:rsid w:val="00856A24"/>
    <w:rsid w:val="00857045"/>
    <w:rsid w:val="00857C5F"/>
    <w:rsid w:val="008624E4"/>
    <w:rsid w:val="00862C4E"/>
    <w:rsid w:val="008637A3"/>
    <w:rsid w:val="00863D8E"/>
    <w:rsid w:val="00864011"/>
    <w:rsid w:val="008641B0"/>
    <w:rsid w:val="00864644"/>
    <w:rsid w:val="00864B83"/>
    <w:rsid w:val="00865625"/>
    <w:rsid w:val="00865CE4"/>
    <w:rsid w:val="00866C72"/>
    <w:rsid w:val="00867019"/>
    <w:rsid w:val="008670AE"/>
    <w:rsid w:val="0086711B"/>
    <w:rsid w:val="00870294"/>
    <w:rsid w:val="0087031A"/>
    <w:rsid w:val="00871422"/>
    <w:rsid w:val="00871E3F"/>
    <w:rsid w:val="00872AE8"/>
    <w:rsid w:val="00872D02"/>
    <w:rsid w:val="00872FB9"/>
    <w:rsid w:val="00873D36"/>
    <w:rsid w:val="00874839"/>
    <w:rsid w:val="008757D2"/>
    <w:rsid w:val="00875D30"/>
    <w:rsid w:val="008761B7"/>
    <w:rsid w:val="008767E5"/>
    <w:rsid w:val="00877B1F"/>
    <w:rsid w:val="00880073"/>
    <w:rsid w:val="00880199"/>
    <w:rsid w:val="00880589"/>
    <w:rsid w:val="00880823"/>
    <w:rsid w:val="00881C28"/>
    <w:rsid w:val="00881FBF"/>
    <w:rsid w:val="00882969"/>
    <w:rsid w:val="00882B08"/>
    <w:rsid w:val="00883056"/>
    <w:rsid w:val="00883B53"/>
    <w:rsid w:val="00884559"/>
    <w:rsid w:val="00884C85"/>
    <w:rsid w:val="008859AB"/>
    <w:rsid w:val="0089092D"/>
    <w:rsid w:val="00890DD2"/>
    <w:rsid w:val="00891246"/>
    <w:rsid w:val="00892086"/>
    <w:rsid w:val="00892B45"/>
    <w:rsid w:val="008940BD"/>
    <w:rsid w:val="00894AF7"/>
    <w:rsid w:val="00895610"/>
    <w:rsid w:val="00895649"/>
    <w:rsid w:val="00895D95"/>
    <w:rsid w:val="00895E88"/>
    <w:rsid w:val="00896BEC"/>
    <w:rsid w:val="00896C1A"/>
    <w:rsid w:val="008A192C"/>
    <w:rsid w:val="008A1FCA"/>
    <w:rsid w:val="008A2630"/>
    <w:rsid w:val="008A26AF"/>
    <w:rsid w:val="008A2A43"/>
    <w:rsid w:val="008A39D1"/>
    <w:rsid w:val="008A416D"/>
    <w:rsid w:val="008A4556"/>
    <w:rsid w:val="008A484E"/>
    <w:rsid w:val="008A5EF3"/>
    <w:rsid w:val="008A678B"/>
    <w:rsid w:val="008A69AE"/>
    <w:rsid w:val="008A710C"/>
    <w:rsid w:val="008A7502"/>
    <w:rsid w:val="008A7FD7"/>
    <w:rsid w:val="008B1000"/>
    <w:rsid w:val="008B1AC9"/>
    <w:rsid w:val="008B2794"/>
    <w:rsid w:val="008B3482"/>
    <w:rsid w:val="008B3E43"/>
    <w:rsid w:val="008B40FF"/>
    <w:rsid w:val="008B4651"/>
    <w:rsid w:val="008B50D2"/>
    <w:rsid w:val="008B5608"/>
    <w:rsid w:val="008B603D"/>
    <w:rsid w:val="008B7BE3"/>
    <w:rsid w:val="008C24A6"/>
    <w:rsid w:val="008C2CAF"/>
    <w:rsid w:val="008C33DB"/>
    <w:rsid w:val="008C483F"/>
    <w:rsid w:val="008C4F56"/>
    <w:rsid w:val="008C56E2"/>
    <w:rsid w:val="008C767F"/>
    <w:rsid w:val="008C7F3F"/>
    <w:rsid w:val="008D0434"/>
    <w:rsid w:val="008D07AC"/>
    <w:rsid w:val="008D1632"/>
    <w:rsid w:val="008D2B29"/>
    <w:rsid w:val="008D2C94"/>
    <w:rsid w:val="008D2DE2"/>
    <w:rsid w:val="008D2E17"/>
    <w:rsid w:val="008D3112"/>
    <w:rsid w:val="008D3E6C"/>
    <w:rsid w:val="008D3E8E"/>
    <w:rsid w:val="008D56AC"/>
    <w:rsid w:val="008D61BA"/>
    <w:rsid w:val="008D6528"/>
    <w:rsid w:val="008D71AD"/>
    <w:rsid w:val="008D7E06"/>
    <w:rsid w:val="008E05DD"/>
    <w:rsid w:val="008E08C9"/>
    <w:rsid w:val="008E1ECD"/>
    <w:rsid w:val="008E23AC"/>
    <w:rsid w:val="008E2E92"/>
    <w:rsid w:val="008E3D9D"/>
    <w:rsid w:val="008E4081"/>
    <w:rsid w:val="008E41B3"/>
    <w:rsid w:val="008E4B20"/>
    <w:rsid w:val="008E4E2B"/>
    <w:rsid w:val="008E6548"/>
    <w:rsid w:val="008E679B"/>
    <w:rsid w:val="008E6811"/>
    <w:rsid w:val="008E6C12"/>
    <w:rsid w:val="008E733D"/>
    <w:rsid w:val="008E736B"/>
    <w:rsid w:val="008F0327"/>
    <w:rsid w:val="008F17EA"/>
    <w:rsid w:val="008F1E11"/>
    <w:rsid w:val="008F22E2"/>
    <w:rsid w:val="008F238C"/>
    <w:rsid w:val="008F34D4"/>
    <w:rsid w:val="008F3F46"/>
    <w:rsid w:val="008F48A0"/>
    <w:rsid w:val="008F5009"/>
    <w:rsid w:val="008F61EA"/>
    <w:rsid w:val="008F67BB"/>
    <w:rsid w:val="008F6FCB"/>
    <w:rsid w:val="008F7528"/>
    <w:rsid w:val="008F7D3F"/>
    <w:rsid w:val="00900303"/>
    <w:rsid w:val="0090039E"/>
    <w:rsid w:val="00901650"/>
    <w:rsid w:val="00901911"/>
    <w:rsid w:val="00903B5C"/>
    <w:rsid w:val="00903E26"/>
    <w:rsid w:val="009041E7"/>
    <w:rsid w:val="00904C72"/>
    <w:rsid w:val="00904E52"/>
    <w:rsid w:val="009063D8"/>
    <w:rsid w:val="00906A7E"/>
    <w:rsid w:val="00906B32"/>
    <w:rsid w:val="00906EF8"/>
    <w:rsid w:val="00907342"/>
    <w:rsid w:val="00910070"/>
    <w:rsid w:val="00910626"/>
    <w:rsid w:val="0091107D"/>
    <w:rsid w:val="00911242"/>
    <w:rsid w:val="00911E05"/>
    <w:rsid w:val="009120E6"/>
    <w:rsid w:val="00912C06"/>
    <w:rsid w:val="00912DCC"/>
    <w:rsid w:val="0091422B"/>
    <w:rsid w:val="0091616C"/>
    <w:rsid w:val="009164D3"/>
    <w:rsid w:val="00916BE8"/>
    <w:rsid w:val="00917005"/>
    <w:rsid w:val="00917019"/>
    <w:rsid w:val="00920AA6"/>
    <w:rsid w:val="00920C75"/>
    <w:rsid w:val="00921980"/>
    <w:rsid w:val="00921DE1"/>
    <w:rsid w:val="009228E6"/>
    <w:rsid w:val="00922A20"/>
    <w:rsid w:val="00922DF9"/>
    <w:rsid w:val="00922E9D"/>
    <w:rsid w:val="00923CDB"/>
    <w:rsid w:val="00923DA6"/>
    <w:rsid w:val="009241C1"/>
    <w:rsid w:val="00924481"/>
    <w:rsid w:val="00924BB3"/>
    <w:rsid w:val="00925692"/>
    <w:rsid w:val="00926E34"/>
    <w:rsid w:val="00927480"/>
    <w:rsid w:val="00927F73"/>
    <w:rsid w:val="009324D8"/>
    <w:rsid w:val="00932B97"/>
    <w:rsid w:val="00933692"/>
    <w:rsid w:val="0093432C"/>
    <w:rsid w:val="00935F1F"/>
    <w:rsid w:val="00936758"/>
    <w:rsid w:val="00940683"/>
    <w:rsid w:val="0094084E"/>
    <w:rsid w:val="00942040"/>
    <w:rsid w:val="0094207D"/>
    <w:rsid w:val="0094242A"/>
    <w:rsid w:val="009424DF"/>
    <w:rsid w:val="009429B1"/>
    <w:rsid w:val="009431C0"/>
    <w:rsid w:val="00943670"/>
    <w:rsid w:val="00943724"/>
    <w:rsid w:val="00943E03"/>
    <w:rsid w:val="00944749"/>
    <w:rsid w:val="009447E5"/>
    <w:rsid w:val="00944822"/>
    <w:rsid w:val="00944904"/>
    <w:rsid w:val="00944C15"/>
    <w:rsid w:val="00944D01"/>
    <w:rsid w:val="00944DBE"/>
    <w:rsid w:val="00945373"/>
    <w:rsid w:val="0094585B"/>
    <w:rsid w:val="00946271"/>
    <w:rsid w:val="009462E4"/>
    <w:rsid w:val="0094650A"/>
    <w:rsid w:val="00947118"/>
    <w:rsid w:val="00947279"/>
    <w:rsid w:val="00947459"/>
    <w:rsid w:val="0094768F"/>
    <w:rsid w:val="00950A66"/>
    <w:rsid w:val="00951372"/>
    <w:rsid w:val="009517DE"/>
    <w:rsid w:val="009534C5"/>
    <w:rsid w:val="00954DAC"/>
    <w:rsid w:val="00955495"/>
    <w:rsid w:val="009559B8"/>
    <w:rsid w:val="00955EB6"/>
    <w:rsid w:val="00957056"/>
    <w:rsid w:val="00957766"/>
    <w:rsid w:val="00957A18"/>
    <w:rsid w:val="0096051D"/>
    <w:rsid w:val="00960772"/>
    <w:rsid w:val="00960DFA"/>
    <w:rsid w:val="0096130E"/>
    <w:rsid w:val="00961D6F"/>
    <w:rsid w:val="00962209"/>
    <w:rsid w:val="00962767"/>
    <w:rsid w:val="00962A1B"/>
    <w:rsid w:val="009630D7"/>
    <w:rsid w:val="00963139"/>
    <w:rsid w:val="0096332D"/>
    <w:rsid w:val="009637D2"/>
    <w:rsid w:val="0096490D"/>
    <w:rsid w:val="00965AAF"/>
    <w:rsid w:val="00965F81"/>
    <w:rsid w:val="009673DB"/>
    <w:rsid w:val="00967B7F"/>
    <w:rsid w:val="0097033C"/>
    <w:rsid w:val="00971033"/>
    <w:rsid w:val="009712A2"/>
    <w:rsid w:val="00971EDE"/>
    <w:rsid w:val="00972845"/>
    <w:rsid w:val="00972F2F"/>
    <w:rsid w:val="00973480"/>
    <w:rsid w:val="00973741"/>
    <w:rsid w:val="00973B6A"/>
    <w:rsid w:val="009744BF"/>
    <w:rsid w:val="00974E4B"/>
    <w:rsid w:val="0097513E"/>
    <w:rsid w:val="009752CE"/>
    <w:rsid w:val="0097540F"/>
    <w:rsid w:val="00975466"/>
    <w:rsid w:val="0097554D"/>
    <w:rsid w:val="00975FA4"/>
    <w:rsid w:val="009767F4"/>
    <w:rsid w:val="00977419"/>
    <w:rsid w:val="00977F5B"/>
    <w:rsid w:val="00980262"/>
    <w:rsid w:val="009803EA"/>
    <w:rsid w:val="00980C4B"/>
    <w:rsid w:val="00980D77"/>
    <w:rsid w:val="00980E4B"/>
    <w:rsid w:val="00982456"/>
    <w:rsid w:val="00982B7C"/>
    <w:rsid w:val="00983572"/>
    <w:rsid w:val="009858C9"/>
    <w:rsid w:val="009868C3"/>
    <w:rsid w:val="00986D45"/>
    <w:rsid w:val="00986FC5"/>
    <w:rsid w:val="00987B28"/>
    <w:rsid w:val="0099022E"/>
    <w:rsid w:val="00990DD0"/>
    <w:rsid w:val="00990F80"/>
    <w:rsid w:val="0099125D"/>
    <w:rsid w:val="00991DC1"/>
    <w:rsid w:val="00991ECF"/>
    <w:rsid w:val="00992608"/>
    <w:rsid w:val="009936DA"/>
    <w:rsid w:val="00993D95"/>
    <w:rsid w:val="00994B68"/>
    <w:rsid w:val="0099607F"/>
    <w:rsid w:val="009968AC"/>
    <w:rsid w:val="00997459"/>
    <w:rsid w:val="009979BE"/>
    <w:rsid w:val="009979C7"/>
    <w:rsid w:val="009A0167"/>
    <w:rsid w:val="009A01F0"/>
    <w:rsid w:val="009A13A4"/>
    <w:rsid w:val="009A1924"/>
    <w:rsid w:val="009A1DBF"/>
    <w:rsid w:val="009A284B"/>
    <w:rsid w:val="009A3F22"/>
    <w:rsid w:val="009A4DF5"/>
    <w:rsid w:val="009A519A"/>
    <w:rsid w:val="009A5528"/>
    <w:rsid w:val="009A5DA2"/>
    <w:rsid w:val="009A69ED"/>
    <w:rsid w:val="009A6A78"/>
    <w:rsid w:val="009A6DA8"/>
    <w:rsid w:val="009A7254"/>
    <w:rsid w:val="009A7C38"/>
    <w:rsid w:val="009B0589"/>
    <w:rsid w:val="009B1857"/>
    <w:rsid w:val="009B1D56"/>
    <w:rsid w:val="009B2573"/>
    <w:rsid w:val="009B265E"/>
    <w:rsid w:val="009B2772"/>
    <w:rsid w:val="009B28AF"/>
    <w:rsid w:val="009B3058"/>
    <w:rsid w:val="009B3328"/>
    <w:rsid w:val="009B36B9"/>
    <w:rsid w:val="009B385E"/>
    <w:rsid w:val="009B4338"/>
    <w:rsid w:val="009B4D01"/>
    <w:rsid w:val="009B5A94"/>
    <w:rsid w:val="009B5E0F"/>
    <w:rsid w:val="009B608C"/>
    <w:rsid w:val="009B64E2"/>
    <w:rsid w:val="009B6617"/>
    <w:rsid w:val="009B6656"/>
    <w:rsid w:val="009B672E"/>
    <w:rsid w:val="009B68EA"/>
    <w:rsid w:val="009B7139"/>
    <w:rsid w:val="009B74AA"/>
    <w:rsid w:val="009B79BA"/>
    <w:rsid w:val="009C042D"/>
    <w:rsid w:val="009C0E92"/>
    <w:rsid w:val="009C1415"/>
    <w:rsid w:val="009C1717"/>
    <w:rsid w:val="009C1D1C"/>
    <w:rsid w:val="009C216C"/>
    <w:rsid w:val="009C373B"/>
    <w:rsid w:val="009C3A9E"/>
    <w:rsid w:val="009C463E"/>
    <w:rsid w:val="009C50B5"/>
    <w:rsid w:val="009C5460"/>
    <w:rsid w:val="009C6645"/>
    <w:rsid w:val="009C6B5F"/>
    <w:rsid w:val="009C7304"/>
    <w:rsid w:val="009C7F1A"/>
    <w:rsid w:val="009D104D"/>
    <w:rsid w:val="009D1720"/>
    <w:rsid w:val="009D1FCD"/>
    <w:rsid w:val="009D2B01"/>
    <w:rsid w:val="009D35BE"/>
    <w:rsid w:val="009D4201"/>
    <w:rsid w:val="009E0022"/>
    <w:rsid w:val="009E12FA"/>
    <w:rsid w:val="009E1509"/>
    <w:rsid w:val="009E2D50"/>
    <w:rsid w:val="009E2F98"/>
    <w:rsid w:val="009E347B"/>
    <w:rsid w:val="009E3865"/>
    <w:rsid w:val="009E38E1"/>
    <w:rsid w:val="009E492E"/>
    <w:rsid w:val="009E52AF"/>
    <w:rsid w:val="009E5A17"/>
    <w:rsid w:val="009E6A83"/>
    <w:rsid w:val="009F043F"/>
    <w:rsid w:val="009F14D1"/>
    <w:rsid w:val="009F1AE6"/>
    <w:rsid w:val="009F33F2"/>
    <w:rsid w:val="009F3878"/>
    <w:rsid w:val="009F46B5"/>
    <w:rsid w:val="009F4D15"/>
    <w:rsid w:val="009F584C"/>
    <w:rsid w:val="009F5903"/>
    <w:rsid w:val="009F608E"/>
    <w:rsid w:val="009F662A"/>
    <w:rsid w:val="009F68CE"/>
    <w:rsid w:val="00A00066"/>
    <w:rsid w:val="00A00112"/>
    <w:rsid w:val="00A0055D"/>
    <w:rsid w:val="00A0170F"/>
    <w:rsid w:val="00A01CC6"/>
    <w:rsid w:val="00A01E6E"/>
    <w:rsid w:val="00A02989"/>
    <w:rsid w:val="00A03710"/>
    <w:rsid w:val="00A04CF3"/>
    <w:rsid w:val="00A052EE"/>
    <w:rsid w:val="00A053F3"/>
    <w:rsid w:val="00A05DA3"/>
    <w:rsid w:val="00A05F59"/>
    <w:rsid w:val="00A05FB9"/>
    <w:rsid w:val="00A0771E"/>
    <w:rsid w:val="00A10299"/>
    <w:rsid w:val="00A10723"/>
    <w:rsid w:val="00A12593"/>
    <w:rsid w:val="00A13E30"/>
    <w:rsid w:val="00A14F97"/>
    <w:rsid w:val="00A15B47"/>
    <w:rsid w:val="00A15C57"/>
    <w:rsid w:val="00A15E3D"/>
    <w:rsid w:val="00A15EC1"/>
    <w:rsid w:val="00A16BDC"/>
    <w:rsid w:val="00A16E2D"/>
    <w:rsid w:val="00A17CB0"/>
    <w:rsid w:val="00A20CE6"/>
    <w:rsid w:val="00A218DE"/>
    <w:rsid w:val="00A22D76"/>
    <w:rsid w:val="00A22D84"/>
    <w:rsid w:val="00A233B9"/>
    <w:rsid w:val="00A233DB"/>
    <w:rsid w:val="00A234D5"/>
    <w:rsid w:val="00A23E00"/>
    <w:rsid w:val="00A242B8"/>
    <w:rsid w:val="00A250E3"/>
    <w:rsid w:val="00A25436"/>
    <w:rsid w:val="00A25967"/>
    <w:rsid w:val="00A25D1B"/>
    <w:rsid w:val="00A25F80"/>
    <w:rsid w:val="00A26386"/>
    <w:rsid w:val="00A266CE"/>
    <w:rsid w:val="00A27D59"/>
    <w:rsid w:val="00A30407"/>
    <w:rsid w:val="00A314A8"/>
    <w:rsid w:val="00A32574"/>
    <w:rsid w:val="00A32974"/>
    <w:rsid w:val="00A33576"/>
    <w:rsid w:val="00A341FF"/>
    <w:rsid w:val="00A34B70"/>
    <w:rsid w:val="00A34C09"/>
    <w:rsid w:val="00A34C12"/>
    <w:rsid w:val="00A3541E"/>
    <w:rsid w:val="00A361DB"/>
    <w:rsid w:val="00A365DD"/>
    <w:rsid w:val="00A3665F"/>
    <w:rsid w:val="00A37196"/>
    <w:rsid w:val="00A3749F"/>
    <w:rsid w:val="00A3787B"/>
    <w:rsid w:val="00A379C7"/>
    <w:rsid w:val="00A37DF8"/>
    <w:rsid w:val="00A37FD0"/>
    <w:rsid w:val="00A40E7E"/>
    <w:rsid w:val="00A41367"/>
    <w:rsid w:val="00A42BB4"/>
    <w:rsid w:val="00A4300E"/>
    <w:rsid w:val="00A43167"/>
    <w:rsid w:val="00A43494"/>
    <w:rsid w:val="00A4359E"/>
    <w:rsid w:val="00A43A59"/>
    <w:rsid w:val="00A43AA7"/>
    <w:rsid w:val="00A440AC"/>
    <w:rsid w:val="00A44316"/>
    <w:rsid w:val="00A44B8D"/>
    <w:rsid w:val="00A452B2"/>
    <w:rsid w:val="00A4540A"/>
    <w:rsid w:val="00A464F3"/>
    <w:rsid w:val="00A4650E"/>
    <w:rsid w:val="00A46FA4"/>
    <w:rsid w:val="00A47121"/>
    <w:rsid w:val="00A47191"/>
    <w:rsid w:val="00A4727C"/>
    <w:rsid w:val="00A475C7"/>
    <w:rsid w:val="00A5047E"/>
    <w:rsid w:val="00A509F4"/>
    <w:rsid w:val="00A51E7E"/>
    <w:rsid w:val="00A52753"/>
    <w:rsid w:val="00A52BB0"/>
    <w:rsid w:val="00A53CAA"/>
    <w:rsid w:val="00A555F6"/>
    <w:rsid w:val="00A55EE8"/>
    <w:rsid w:val="00A5605B"/>
    <w:rsid w:val="00A56C83"/>
    <w:rsid w:val="00A5747C"/>
    <w:rsid w:val="00A5748D"/>
    <w:rsid w:val="00A57773"/>
    <w:rsid w:val="00A61727"/>
    <w:rsid w:val="00A61B41"/>
    <w:rsid w:val="00A61EA2"/>
    <w:rsid w:val="00A62134"/>
    <w:rsid w:val="00A639F0"/>
    <w:rsid w:val="00A64D4C"/>
    <w:rsid w:val="00A64DA1"/>
    <w:rsid w:val="00A64F0B"/>
    <w:rsid w:val="00A661AF"/>
    <w:rsid w:val="00A66877"/>
    <w:rsid w:val="00A67276"/>
    <w:rsid w:val="00A67692"/>
    <w:rsid w:val="00A70783"/>
    <w:rsid w:val="00A70A0A"/>
    <w:rsid w:val="00A71245"/>
    <w:rsid w:val="00A71C8B"/>
    <w:rsid w:val="00A71E08"/>
    <w:rsid w:val="00A7297D"/>
    <w:rsid w:val="00A72FE6"/>
    <w:rsid w:val="00A73562"/>
    <w:rsid w:val="00A73AA8"/>
    <w:rsid w:val="00A74F61"/>
    <w:rsid w:val="00A756C2"/>
    <w:rsid w:val="00A756F0"/>
    <w:rsid w:val="00A75DF7"/>
    <w:rsid w:val="00A77198"/>
    <w:rsid w:val="00A77F96"/>
    <w:rsid w:val="00A807F2"/>
    <w:rsid w:val="00A809AF"/>
    <w:rsid w:val="00A81CAB"/>
    <w:rsid w:val="00A82431"/>
    <w:rsid w:val="00A8299A"/>
    <w:rsid w:val="00A839D3"/>
    <w:rsid w:val="00A83C14"/>
    <w:rsid w:val="00A84AC0"/>
    <w:rsid w:val="00A853AD"/>
    <w:rsid w:val="00A85BB7"/>
    <w:rsid w:val="00A92595"/>
    <w:rsid w:val="00A9261F"/>
    <w:rsid w:val="00A93D63"/>
    <w:rsid w:val="00A942F4"/>
    <w:rsid w:val="00A943BD"/>
    <w:rsid w:val="00A944D4"/>
    <w:rsid w:val="00A94BE4"/>
    <w:rsid w:val="00A94F5A"/>
    <w:rsid w:val="00A95168"/>
    <w:rsid w:val="00A9526F"/>
    <w:rsid w:val="00A958C2"/>
    <w:rsid w:val="00A95945"/>
    <w:rsid w:val="00A95962"/>
    <w:rsid w:val="00A96277"/>
    <w:rsid w:val="00A96912"/>
    <w:rsid w:val="00A96F2F"/>
    <w:rsid w:val="00A9718A"/>
    <w:rsid w:val="00A97271"/>
    <w:rsid w:val="00A973EC"/>
    <w:rsid w:val="00AA08C7"/>
    <w:rsid w:val="00AA08F5"/>
    <w:rsid w:val="00AA0CBA"/>
    <w:rsid w:val="00AA1715"/>
    <w:rsid w:val="00AA1A29"/>
    <w:rsid w:val="00AA1CA0"/>
    <w:rsid w:val="00AA225C"/>
    <w:rsid w:val="00AA22CE"/>
    <w:rsid w:val="00AA2F0C"/>
    <w:rsid w:val="00AA31B2"/>
    <w:rsid w:val="00AA3397"/>
    <w:rsid w:val="00AA3B56"/>
    <w:rsid w:val="00AA4117"/>
    <w:rsid w:val="00AA49D8"/>
    <w:rsid w:val="00AA56D1"/>
    <w:rsid w:val="00AA573D"/>
    <w:rsid w:val="00AA5860"/>
    <w:rsid w:val="00AA6B55"/>
    <w:rsid w:val="00AA7BD4"/>
    <w:rsid w:val="00AA7F9A"/>
    <w:rsid w:val="00AB079B"/>
    <w:rsid w:val="00AB07BA"/>
    <w:rsid w:val="00AB0F45"/>
    <w:rsid w:val="00AB113A"/>
    <w:rsid w:val="00AB21D9"/>
    <w:rsid w:val="00AB49FA"/>
    <w:rsid w:val="00AB5BEF"/>
    <w:rsid w:val="00AB6476"/>
    <w:rsid w:val="00AB688E"/>
    <w:rsid w:val="00AB698C"/>
    <w:rsid w:val="00AB7EBF"/>
    <w:rsid w:val="00AC0F45"/>
    <w:rsid w:val="00AC0FB9"/>
    <w:rsid w:val="00AC1D41"/>
    <w:rsid w:val="00AC2C8D"/>
    <w:rsid w:val="00AC30BE"/>
    <w:rsid w:val="00AC3D23"/>
    <w:rsid w:val="00AC3D49"/>
    <w:rsid w:val="00AC4EAD"/>
    <w:rsid w:val="00AC5B81"/>
    <w:rsid w:val="00AC6021"/>
    <w:rsid w:val="00AC7CF1"/>
    <w:rsid w:val="00AD05E8"/>
    <w:rsid w:val="00AD0B9F"/>
    <w:rsid w:val="00AD11E5"/>
    <w:rsid w:val="00AD13C7"/>
    <w:rsid w:val="00AD1594"/>
    <w:rsid w:val="00AD1657"/>
    <w:rsid w:val="00AD26D2"/>
    <w:rsid w:val="00AD2DB0"/>
    <w:rsid w:val="00AD2FEA"/>
    <w:rsid w:val="00AD3C0D"/>
    <w:rsid w:val="00AD4074"/>
    <w:rsid w:val="00AD46B0"/>
    <w:rsid w:val="00AD4921"/>
    <w:rsid w:val="00AD49EB"/>
    <w:rsid w:val="00AD52C9"/>
    <w:rsid w:val="00AD5C9A"/>
    <w:rsid w:val="00AD5D97"/>
    <w:rsid w:val="00AD66A7"/>
    <w:rsid w:val="00AD679C"/>
    <w:rsid w:val="00AD68D0"/>
    <w:rsid w:val="00AD7027"/>
    <w:rsid w:val="00AD7200"/>
    <w:rsid w:val="00AD7499"/>
    <w:rsid w:val="00AD7FE6"/>
    <w:rsid w:val="00AE0234"/>
    <w:rsid w:val="00AE0A80"/>
    <w:rsid w:val="00AE130F"/>
    <w:rsid w:val="00AE1E65"/>
    <w:rsid w:val="00AE26C2"/>
    <w:rsid w:val="00AE2A01"/>
    <w:rsid w:val="00AE304C"/>
    <w:rsid w:val="00AE32EE"/>
    <w:rsid w:val="00AE35AD"/>
    <w:rsid w:val="00AE3994"/>
    <w:rsid w:val="00AE3EC0"/>
    <w:rsid w:val="00AE3F2E"/>
    <w:rsid w:val="00AE41D9"/>
    <w:rsid w:val="00AE5CE9"/>
    <w:rsid w:val="00AE5DC8"/>
    <w:rsid w:val="00AE60FE"/>
    <w:rsid w:val="00AE721D"/>
    <w:rsid w:val="00AE74AC"/>
    <w:rsid w:val="00AF36DC"/>
    <w:rsid w:val="00AF480A"/>
    <w:rsid w:val="00AF57DB"/>
    <w:rsid w:val="00AF5839"/>
    <w:rsid w:val="00AF5EA3"/>
    <w:rsid w:val="00AF61D9"/>
    <w:rsid w:val="00AF61E3"/>
    <w:rsid w:val="00AF6E18"/>
    <w:rsid w:val="00AF6FEC"/>
    <w:rsid w:val="00B0134D"/>
    <w:rsid w:val="00B0139E"/>
    <w:rsid w:val="00B01E74"/>
    <w:rsid w:val="00B02918"/>
    <w:rsid w:val="00B0297C"/>
    <w:rsid w:val="00B02D0D"/>
    <w:rsid w:val="00B03A70"/>
    <w:rsid w:val="00B03D2B"/>
    <w:rsid w:val="00B04199"/>
    <w:rsid w:val="00B04760"/>
    <w:rsid w:val="00B0499F"/>
    <w:rsid w:val="00B04CD0"/>
    <w:rsid w:val="00B04E42"/>
    <w:rsid w:val="00B04F5B"/>
    <w:rsid w:val="00B05D7B"/>
    <w:rsid w:val="00B05F94"/>
    <w:rsid w:val="00B06F75"/>
    <w:rsid w:val="00B0702C"/>
    <w:rsid w:val="00B07825"/>
    <w:rsid w:val="00B13238"/>
    <w:rsid w:val="00B132D6"/>
    <w:rsid w:val="00B13B12"/>
    <w:rsid w:val="00B13B5F"/>
    <w:rsid w:val="00B141FB"/>
    <w:rsid w:val="00B15E99"/>
    <w:rsid w:val="00B1605E"/>
    <w:rsid w:val="00B162D4"/>
    <w:rsid w:val="00B17885"/>
    <w:rsid w:val="00B20AF3"/>
    <w:rsid w:val="00B20CF5"/>
    <w:rsid w:val="00B2104F"/>
    <w:rsid w:val="00B21247"/>
    <w:rsid w:val="00B21803"/>
    <w:rsid w:val="00B21AFA"/>
    <w:rsid w:val="00B2204D"/>
    <w:rsid w:val="00B223D5"/>
    <w:rsid w:val="00B2428F"/>
    <w:rsid w:val="00B2431E"/>
    <w:rsid w:val="00B24FAF"/>
    <w:rsid w:val="00B255CD"/>
    <w:rsid w:val="00B2571A"/>
    <w:rsid w:val="00B25A40"/>
    <w:rsid w:val="00B260AF"/>
    <w:rsid w:val="00B27063"/>
    <w:rsid w:val="00B301A8"/>
    <w:rsid w:val="00B302EF"/>
    <w:rsid w:val="00B3119B"/>
    <w:rsid w:val="00B31470"/>
    <w:rsid w:val="00B31726"/>
    <w:rsid w:val="00B32077"/>
    <w:rsid w:val="00B323B0"/>
    <w:rsid w:val="00B3423E"/>
    <w:rsid w:val="00B3430E"/>
    <w:rsid w:val="00B35892"/>
    <w:rsid w:val="00B35F8F"/>
    <w:rsid w:val="00B362A3"/>
    <w:rsid w:val="00B36A88"/>
    <w:rsid w:val="00B36A8E"/>
    <w:rsid w:val="00B36ACB"/>
    <w:rsid w:val="00B375CC"/>
    <w:rsid w:val="00B377C6"/>
    <w:rsid w:val="00B37877"/>
    <w:rsid w:val="00B37AB1"/>
    <w:rsid w:val="00B37DB8"/>
    <w:rsid w:val="00B37F41"/>
    <w:rsid w:val="00B4005B"/>
    <w:rsid w:val="00B4047D"/>
    <w:rsid w:val="00B409B9"/>
    <w:rsid w:val="00B40B54"/>
    <w:rsid w:val="00B40B61"/>
    <w:rsid w:val="00B41EEF"/>
    <w:rsid w:val="00B423FA"/>
    <w:rsid w:val="00B42955"/>
    <w:rsid w:val="00B43133"/>
    <w:rsid w:val="00B439B2"/>
    <w:rsid w:val="00B43DA7"/>
    <w:rsid w:val="00B44AB3"/>
    <w:rsid w:val="00B46005"/>
    <w:rsid w:val="00B46ACE"/>
    <w:rsid w:val="00B46CCB"/>
    <w:rsid w:val="00B46D03"/>
    <w:rsid w:val="00B51B40"/>
    <w:rsid w:val="00B52391"/>
    <w:rsid w:val="00B52559"/>
    <w:rsid w:val="00B534DB"/>
    <w:rsid w:val="00B53E56"/>
    <w:rsid w:val="00B54297"/>
    <w:rsid w:val="00B54C50"/>
    <w:rsid w:val="00B5548A"/>
    <w:rsid w:val="00B5570D"/>
    <w:rsid w:val="00B5686D"/>
    <w:rsid w:val="00B60A9D"/>
    <w:rsid w:val="00B60CE4"/>
    <w:rsid w:val="00B61073"/>
    <w:rsid w:val="00B622B2"/>
    <w:rsid w:val="00B63631"/>
    <w:rsid w:val="00B64605"/>
    <w:rsid w:val="00B64A21"/>
    <w:rsid w:val="00B65644"/>
    <w:rsid w:val="00B65751"/>
    <w:rsid w:val="00B657C9"/>
    <w:rsid w:val="00B66509"/>
    <w:rsid w:val="00B67643"/>
    <w:rsid w:val="00B67C65"/>
    <w:rsid w:val="00B702B0"/>
    <w:rsid w:val="00B70859"/>
    <w:rsid w:val="00B70D52"/>
    <w:rsid w:val="00B70E2E"/>
    <w:rsid w:val="00B71DBF"/>
    <w:rsid w:val="00B71E2A"/>
    <w:rsid w:val="00B728C7"/>
    <w:rsid w:val="00B72AE8"/>
    <w:rsid w:val="00B72FEA"/>
    <w:rsid w:val="00B7324A"/>
    <w:rsid w:val="00B7375F"/>
    <w:rsid w:val="00B73D78"/>
    <w:rsid w:val="00B74AC3"/>
    <w:rsid w:val="00B75D2B"/>
    <w:rsid w:val="00B75E10"/>
    <w:rsid w:val="00B7673B"/>
    <w:rsid w:val="00B76996"/>
    <w:rsid w:val="00B76CE3"/>
    <w:rsid w:val="00B77825"/>
    <w:rsid w:val="00B77B07"/>
    <w:rsid w:val="00B77E27"/>
    <w:rsid w:val="00B80235"/>
    <w:rsid w:val="00B80BE4"/>
    <w:rsid w:val="00B80EA0"/>
    <w:rsid w:val="00B81BFD"/>
    <w:rsid w:val="00B81EEB"/>
    <w:rsid w:val="00B82DB4"/>
    <w:rsid w:val="00B836EA"/>
    <w:rsid w:val="00B837DB"/>
    <w:rsid w:val="00B83B71"/>
    <w:rsid w:val="00B84867"/>
    <w:rsid w:val="00B858CF"/>
    <w:rsid w:val="00B85C97"/>
    <w:rsid w:val="00B86B68"/>
    <w:rsid w:val="00B86D1D"/>
    <w:rsid w:val="00B86F81"/>
    <w:rsid w:val="00B877DC"/>
    <w:rsid w:val="00B916EE"/>
    <w:rsid w:val="00B91C5C"/>
    <w:rsid w:val="00B9249C"/>
    <w:rsid w:val="00B92847"/>
    <w:rsid w:val="00B92A79"/>
    <w:rsid w:val="00B92AF7"/>
    <w:rsid w:val="00B93658"/>
    <w:rsid w:val="00B9379A"/>
    <w:rsid w:val="00B9385D"/>
    <w:rsid w:val="00B93C91"/>
    <w:rsid w:val="00B94949"/>
    <w:rsid w:val="00B94ED8"/>
    <w:rsid w:val="00B961A6"/>
    <w:rsid w:val="00B9749A"/>
    <w:rsid w:val="00BA02CE"/>
    <w:rsid w:val="00BA03E1"/>
    <w:rsid w:val="00BA0538"/>
    <w:rsid w:val="00BA05AD"/>
    <w:rsid w:val="00BA0636"/>
    <w:rsid w:val="00BA1650"/>
    <w:rsid w:val="00BA2921"/>
    <w:rsid w:val="00BA3765"/>
    <w:rsid w:val="00BA38CC"/>
    <w:rsid w:val="00BA465D"/>
    <w:rsid w:val="00BA52FB"/>
    <w:rsid w:val="00BA5E78"/>
    <w:rsid w:val="00BA7A86"/>
    <w:rsid w:val="00BA7EBD"/>
    <w:rsid w:val="00BB13FF"/>
    <w:rsid w:val="00BB245A"/>
    <w:rsid w:val="00BB26DD"/>
    <w:rsid w:val="00BB2A0A"/>
    <w:rsid w:val="00BB2BF7"/>
    <w:rsid w:val="00BB3009"/>
    <w:rsid w:val="00BB315E"/>
    <w:rsid w:val="00BB31C8"/>
    <w:rsid w:val="00BB3A4E"/>
    <w:rsid w:val="00BB4FB6"/>
    <w:rsid w:val="00BB644B"/>
    <w:rsid w:val="00BB6D88"/>
    <w:rsid w:val="00BB7370"/>
    <w:rsid w:val="00BC02CD"/>
    <w:rsid w:val="00BC0E5F"/>
    <w:rsid w:val="00BC1333"/>
    <w:rsid w:val="00BC2AA6"/>
    <w:rsid w:val="00BC2C71"/>
    <w:rsid w:val="00BC2E6E"/>
    <w:rsid w:val="00BC305F"/>
    <w:rsid w:val="00BC552B"/>
    <w:rsid w:val="00BC574F"/>
    <w:rsid w:val="00BC5EFF"/>
    <w:rsid w:val="00BC65A0"/>
    <w:rsid w:val="00BC65F0"/>
    <w:rsid w:val="00BC6D60"/>
    <w:rsid w:val="00BC7644"/>
    <w:rsid w:val="00BD09EF"/>
    <w:rsid w:val="00BD0B65"/>
    <w:rsid w:val="00BD12E5"/>
    <w:rsid w:val="00BD1C10"/>
    <w:rsid w:val="00BD1D37"/>
    <w:rsid w:val="00BD200F"/>
    <w:rsid w:val="00BD2775"/>
    <w:rsid w:val="00BD380B"/>
    <w:rsid w:val="00BD3D80"/>
    <w:rsid w:val="00BD417E"/>
    <w:rsid w:val="00BD6460"/>
    <w:rsid w:val="00BD6473"/>
    <w:rsid w:val="00BD6858"/>
    <w:rsid w:val="00BD6A10"/>
    <w:rsid w:val="00BD762F"/>
    <w:rsid w:val="00BD7892"/>
    <w:rsid w:val="00BE0B4D"/>
    <w:rsid w:val="00BE0D8A"/>
    <w:rsid w:val="00BE20AB"/>
    <w:rsid w:val="00BE26E7"/>
    <w:rsid w:val="00BE2EEE"/>
    <w:rsid w:val="00BE360D"/>
    <w:rsid w:val="00BE369B"/>
    <w:rsid w:val="00BE3DFB"/>
    <w:rsid w:val="00BE41BD"/>
    <w:rsid w:val="00BE4FE9"/>
    <w:rsid w:val="00BE52C0"/>
    <w:rsid w:val="00BE5DE7"/>
    <w:rsid w:val="00BE5E58"/>
    <w:rsid w:val="00BE6109"/>
    <w:rsid w:val="00BE728C"/>
    <w:rsid w:val="00BE7929"/>
    <w:rsid w:val="00BF0271"/>
    <w:rsid w:val="00BF045A"/>
    <w:rsid w:val="00BF142D"/>
    <w:rsid w:val="00BF212B"/>
    <w:rsid w:val="00BF2F24"/>
    <w:rsid w:val="00BF334F"/>
    <w:rsid w:val="00BF369B"/>
    <w:rsid w:val="00BF3B46"/>
    <w:rsid w:val="00BF3D1C"/>
    <w:rsid w:val="00BF4F43"/>
    <w:rsid w:val="00BF5480"/>
    <w:rsid w:val="00BF605F"/>
    <w:rsid w:val="00BF6221"/>
    <w:rsid w:val="00BF6782"/>
    <w:rsid w:val="00BF68A4"/>
    <w:rsid w:val="00BF6D92"/>
    <w:rsid w:val="00BF6F8F"/>
    <w:rsid w:val="00BF745F"/>
    <w:rsid w:val="00BF78DE"/>
    <w:rsid w:val="00C00316"/>
    <w:rsid w:val="00C00C23"/>
    <w:rsid w:val="00C03C82"/>
    <w:rsid w:val="00C04028"/>
    <w:rsid w:val="00C04ABF"/>
    <w:rsid w:val="00C05262"/>
    <w:rsid w:val="00C0549B"/>
    <w:rsid w:val="00C05B1F"/>
    <w:rsid w:val="00C05F84"/>
    <w:rsid w:val="00C073C8"/>
    <w:rsid w:val="00C074F5"/>
    <w:rsid w:val="00C076AB"/>
    <w:rsid w:val="00C07AAD"/>
    <w:rsid w:val="00C10412"/>
    <w:rsid w:val="00C10EF0"/>
    <w:rsid w:val="00C11835"/>
    <w:rsid w:val="00C11A57"/>
    <w:rsid w:val="00C11C2C"/>
    <w:rsid w:val="00C11E16"/>
    <w:rsid w:val="00C11E20"/>
    <w:rsid w:val="00C11E5C"/>
    <w:rsid w:val="00C129BE"/>
    <w:rsid w:val="00C12A97"/>
    <w:rsid w:val="00C130F9"/>
    <w:rsid w:val="00C137AB"/>
    <w:rsid w:val="00C143A8"/>
    <w:rsid w:val="00C16736"/>
    <w:rsid w:val="00C16DDE"/>
    <w:rsid w:val="00C1710C"/>
    <w:rsid w:val="00C1725B"/>
    <w:rsid w:val="00C173B4"/>
    <w:rsid w:val="00C176F9"/>
    <w:rsid w:val="00C200E4"/>
    <w:rsid w:val="00C20123"/>
    <w:rsid w:val="00C214CB"/>
    <w:rsid w:val="00C21548"/>
    <w:rsid w:val="00C2178A"/>
    <w:rsid w:val="00C2193E"/>
    <w:rsid w:val="00C21E3B"/>
    <w:rsid w:val="00C22255"/>
    <w:rsid w:val="00C222D8"/>
    <w:rsid w:val="00C24679"/>
    <w:rsid w:val="00C24C09"/>
    <w:rsid w:val="00C26FC8"/>
    <w:rsid w:val="00C27015"/>
    <w:rsid w:val="00C271CD"/>
    <w:rsid w:val="00C27253"/>
    <w:rsid w:val="00C27CB8"/>
    <w:rsid w:val="00C303AE"/>
    <w:rsid w:val="00C310BB"/>
    <w:rsid w:val="00C31977"/>
    <w:rsid w:val="00C31B48"/>
    <w:rsid w:val="00C33382"/>
    <w:rsid w:val="00C33679"/>
    <w:rsid w:val="00C33726"/>
    <w:rsid w:val="00C3426C"/>
    <w:rsid w:val="00C34562"/>
    <w:rsid w:val="00C347B5"/>
    <w:rsid w:val="00C34B28"/>
    <w:rsid w:val="00C34DE7"/>
    <w:rsid w:val="00C371C8"/>
    <w:rsid w:val="00C40137"/>
    <w:rsid w:val="00C402AB"/>
    <w:rsid w:val="00C40540"/>
    <w:rsid w:val="00C40967"/>
    <w:rsid w:val="00C40B4F"/>
    <w:rsid w:val="00C41546"/>
    <w:rsid w:val="00C418F7"/>
    <w:rsid w:val="00C4192A"/>
    <w:rsid w:val="00C419DE"/>
    <w:rsid w:val="00C42086"/>
    <w:rsid w:val="00C42740"/>
    <w:rsid w:val="00C42946"/>
    <w:rsid w:val="00C433C6"/>
    <w:rsid w:val="00C440EE"/>
    <w:rsid w:val="00C44E6A"/>
    <w:rsid w:val="00C450B7"/>
    <w:rsid w:val="00C458DF"/>
    <w:rsid w:val="00C461FD"/>
    <w:rsid w:val="00C46AB3"/>
    <w:rsid w:val="00C508E2"/>
    <w:rsid w:val="00C50EA9"/>
    <w:rsid w:val="00C52256"/>
    <w:rsid w:val="00C530E9"/>
    <w:rsid w:val="00C538E9"/>
    <w:rsid w:val="00C53F75"/>
    <w:rsid w:val="00C54781"/>
    <w:rsid w:val="00C54CB2"/>
    <w:rsid w:val="00C55520"/>
    <w:rsid w:val="00C55B2B"/>
    <w:rsid w:val="00C561AA"/>
    <w:rsid w:val="00C57081"/>
    <w:rsid w:val="00C57208"/>
    <w:rsid w:val="00C6097A"/>
    <w:rsid w:val="00C60C2B"/>
    <w:rsid w:val="00C60DF8"/>
    <w:rsid w:val="00C61248"/>
    <w:rsid w:val="00C612B0"/>
    <w:rsid w:val="00C615C3"/>
    <w:rsid w:val="00C62264"/>
    <w:rsid w:val="00C62DB3"/>
    <w:rsid w:val="00C62FDB"/>
    <w:rsid w:val="00C63864"/>
    <w:rsid w:val="00C63C2D"/>
    <w:rsid w:val="00C6403C"/>
    <w:rsid w:val="00C653CB"/>
    <w:rsid w:val="00C67291"/>
    <w:rsid w:val="00C67413"/>
    <w:rsid w:val="00C6762C"/>
    <w:rsid w:val="00C679CE"/>
    <w:rsid w:val="00C70669"/>
    <w:rsid w:val="00C71528"/>
    <w:rsid w:val="00C71F24"/>
    <w:rsid w:val="00C730C0"/>
    <w:rsid w:val="00C746D3"/>
    <w:rsid w:val="00C746D8"/>
    <w:rsid w:val="00C756A0"/>
    <w:rsid w:val="00C7674C"/>
    <w:rsid w:val="00C76934"/>
    <w:rsid w:val="00C76A4D"/>
    <w:rsid w:val="00C76AB8"/>
    <w:rsid w:val="00C76B88"/>
    <w:rsid w:val="00C76EA8"/>
    <w:rsid w:val="00C77064"/>
    <w:rsid w:val="00C773B3"/>
    <w:rsid w:val="00C77F96"/>
    <w:rsid w:val="00C803D9"/>
    <w:rsid w:val="00C81084"/>
    <w:rsid w:val="00C812F3"/>
    <w:rsid w:val="00C817F1"/>
    <w:rsid w:val="00C8184D"/>
    <w:rsid w:val="00C837FA"/>
    <w:rsid w:val="00C839FE"/>
    <w:rsid w:val="00C8457C"/>
    <w:rsid w:val="00C84BAE"/>
    <w:rsid w:val="00C84F0C"/>
    <w:rsid w:val="00C8650A"/>
    <w:rsid w:val="00C8672C"/>
    <w:rsid w:val="00C86D00"/>
    <w:rsid w:val="00C900EA"/>
    <w:rsid w:val="00C90336"/>
    <w:rsid w:val="00C93F13"/>
    <w:rsid w:val="00C94039"/>
    <w:rsid w:val="00C94DC7"/>
    <w:rsid w:val="00C967F7"/>
    <w:rsid w:val="00C971A8"/>
    <w:rsid w:val="00C97BF7"/>
    <w:rsid w:val="00CA0406"/>
    <w:rsid w:val="00CA0E6B"/>
    <w:rsid w:val="00CA117D"/>
    <w:rsid w:val="00CA151A"/>
    <w:rsid w:val="00CA2425"/>
    <w:rsid w:val="00CA27FE"/>
    <w:rsid w:val="00CA2F19"/>
    <w:rsid w:val="00CA307B"/>
    <w:rsid w:val="00CA48D8"/>
    <w:rsid w:val="00CA598D"/>
    <w:rsid w:val="00CA600A"/>
    <w:rsid w:val="00CA687E"/>
    <w:rsid w:val="00CA6D89"/>
    <w:rsid w:val="00CA755B"/>
    <w:rsid w:val="00CB02C0"/>
    <w:rsid w:val="00CB0467"/>
    <w:rsid w:val="00CB20F9"/>
    <w:rsid w:val="00CB2605"/>
    <w:rsid w:val="00CB2A1A"/>
    <w:rsid w:val="00CB35DE"/>
    <w:rsid w:val="00CB5C2C"/>
    <w:rsid w:val="00CB6FF8"/>
    <w:rsid w:val="00CC047E"/>
    <w:rsid w:val="00CC1763"/>
    <w:rsid w:val="00CC17BB"/>
    <w:rsid w:val="00CC21EC"/>
    <w:rsid w:val="00CC3D55"/>
    <w:rsid w:val="00CC3DE4"/>
    <w:rsid w:val="00CC3F58"/>
    <w:rsid w:val="00CC5D46"/>
    <w:rsid w:val="00CC5DE3"/>
    <w:rsid w:val="00CC610B"/>
    <w:rsid w:val="00CC7046"/>
    <w:rsid w:val="00CC71E5"/>
    <w:rsid w:val="00CC72CC"/>
    <w:rsid w:val="00CC7B5A"/>
    <w:rsid w:val="00CC7FAF"/>
    <w:rsid w:val="00CD1418"/>
    <w:rsid w:val="00CD1E62"/>
    <w:rsid w:val="00CD2129"/>
    <w:rsid w:val="00CD2614"/>
    <w:rsid w:val="00CD29E4"/>
    <w:rsid w:val="00CD2DB3"/>
    <w:rsid w:val="00CD2E2D"/>
    <w:rsid w:val="00CD3283"/>
    <w:rsid w:val="00CD36D7"/>
    <w:rsid w:val="00CD498E"/>
    <w:rsid w:val="00CD650C"/>
    <w:rsid w:val="00CD76B5"/>
    <w:rsid w:val="00CD7A06"/>
    <w:rsid w:val="00CD7ED1"/>
    <w:rsid w:val="00CE0659"/>
    <w:rsid w:val="00CE0722"/>
    <w:rsid w:val="00CE106A"/>
    <w:rsid w:val="00CE2681"/>
    <w:rsid w:val="00CE2D60"/>
    <w:rsid w:val="00CE37AC"/>
    <w:rsid w:val="00CE3E64"/>
    <w:rsid w:val="00CE4C44"/>
    <w:rsid w:val="00CE5E6E"/>
    <w:rsid w:val="00CE6DDD"/>
    <w:rsid w:val="00CE7CCA"/>
    <w:rsid w:val="00CF0127"/>
    <w:rsid w:val="00CF1D24"/>
    <w:rsid w:val="00CF1D41"/>
    <w:rsid w:val="00CF1D55"/>
    <w:rsid w:val="00CF1E75"/>
    <w:rsid w:val="00CF27B4"/>
    <w:rsid w:val="00CF2B84"/>
    <w:rsid w:val="00CF2DDF"/>
    <w:rsid w:val="00CF3D38"/>
    <w:rsid w:val="00CF403A"/>
    <w:rsid w:val="00CF526B"/>
    <w:rsid w:val="00CF5A1E"/>
    <w:rsid w:val="00CF620E"/>
    <w:rsid w:val="00CF6AF0"/>
    <w:rsid w:val="00CF7F33"/>
    <w:rsid w:val="00D00321"/>
    <w:rsid w:val="00D00B3A"/>
    <w:rsid w:val="00D00C31"/>
    <w:rsid w:val="00D00C6F"/>
    <w:rsid w:val="00D00E5F"/>
    <w:rsid w:val="00D00F9D"/>
    <w:rsid w:val="00D02679"/>
    <w:rsid w:val="00D02FAB"/>
    <w:rsid w:val="00D0308E"/>
    <w:rsid w:val="00D04F24"/>
    <w:rsid w:val="00D05287"/>
    <w:rsid w:val="00D06EC7"/>
    <w:rsid w:val="00D078A9"/>
    <w:rsid w:val="00D11C50"/>
    <w:rsid w:val="00D12B71"/>
    <w:rsid w:val="00D12C01"/>
    <w:rsid w:val="00D12D3C"/>
    <w:rsid w:val="00D12E22"/>
    <w:rsid w:val="00D13294"/>
    <w:rsid w:val="00D13A2C"/>
    <w:rsid w:val="00D14F8B"/>
    <w:rsid w:val="00D15406"/>
    <w:rsid w:val="00D15E52"/>
    <w:rsid w:val="00D16573"/>
    <w:rsid w:val="00D16D6B"/>
    <w:rsid w:val="00D1783D"/>
    <w:rsid w:val="00D22144"/>
    <w:rsid w:val="00D225CC"/>
    <w:rsid w:val="00D22A91"/>
    <w:rsid w:val="00D2331F"/>
    <w:rsid w:val="00D235DD"/>
    <w:rsid w:val="00D23D9A"/>
    <w:rsid w:val="00D23FFD"/>
    <w:rsid w:val="00D2408E"/>
    <w:rsid w:val="00D24B75"/>
    <w:rsid w:val="00D25582"/>
    <w:rsid w:val="00D25CBF"/>
    <w:rsid w:val="00D26772"/>
    <w:rsid w:val="00D274B0"/>
    <w:rsid w:val="00D27C3F"/>
    <w:rsid w:val="00D27D62"/>
    <w:rsid w:val="00D3022F"/>
    <w:rsid w:val="00D31151"/>
    <w:rsid w:val="00D316CC"/>
    <w:rsid w:val="00D31A4C"/>
    <w:rsid w:val="00D321EF"/>
    <w:rsid w:val="00D32E26"/>
    <w:rsid w:val="00D33557"/>
    <w:rsid w:val="00D33608"/>
    <w:rsid w:val="00D33901"/>
    <w:rsid w:val="00D33AE1"/>
    <w:rsid w:val="00D34138"/>
    <w:rsid w:val="00D34293"/>
    <w:rsid w:val="00D34414"/>
    <w:rsid w:val="00D34762"/>
    <w:rsid w:val="00D34F4C"/>
    <w:rsid w:val="00D35270"/>
    <w:rsid w:val="00D354C6"/>
    <w:rsid w:val="00D35910"/>
    <w:rsid w:val="00D366F6"/>
    <w:rsid w:val="00D36704"/>
    <w:rsid w:val="00D36DB9"/>
    <w:rsid w:val="00D37B18"/>
    <w:rsid w:val="00D37EDC"/>
    <w:rsid w:val="00D40D33"/>
    <w:rsid w:val="00D410BB"/>
    <w:rsid w:val="00D41417"/>
    <w:rsid w:val="00D4217E"/>
    <w:rsid w:val="00D42285"/>
    <w:rsid w:val="00D425B7"/>
    <w:rsid w:val="00D42DBD"/>
    <w:rsid w:val="00D43BEE"/>
    <w:rsid w:val="00D43E52"/>
    <w:rsid w:val="00D43EC3"/>
    <w:rsid w:val="00D446F1"/>
    <w:rsid w:val="00D44FF6"/>
    <w:rsid w:val="00D47081"/>
    <w:rsid w:val="00D471E6"/>
    <w:rsid w:val="00D47858"/>
    <w:rsid w:val="00D50375"/>
    <w:rsid w:val="00D514FD"/>
    <w:rsid w:val="00D524B4"/>
    <w:rsid w:val="00D52663"/>
    <w:rsid w:val="00D52EFD"/>
    <w:rsid w:val="00D539F0"/>
    <w:rsid w:val="00D53D77"/>
    <w:rsid w:val="00D542B0"/>
    <w:rsid w:val="00D55D76"/>
    <w:rsid w:val="00D55E73"/>
    <w:rsid w:val="00D560A8"/>
    <w:rsid w:val="00D56CB2"/>
    <w:rsid w:val="00D57901"/>
    <w:rsid w:val="00D57B86"/>
    <w:rsid w:val="00D57F11"/>
    <w:rsid w:val="00D60263"/>
    <w:rsid w:val="00D6204B"/>
    <w:rsid w:val="00D623E7"/>
    <w:rsid w:val="00D629EF"/>
    <w:rsid w:val="00D6416F"/>
    <w:rsid w:val="00D6439D"/>
    <w:rsid w:val="00D65A39"/>
    <w:rsid w:val="00D669C4"/>
    <w:rsid w:val="00D67494"/>
    <w:rsid w:val="00D67592"/>
    <w:rsid w:val="00D678E4"/>
    <w:rsid w:val="00D710CC"/>
    <w:rsid w:val="00D710FD"/>
    <w:rsid w:val="00D71B44"/>
    <w:rsid w:val="00D71DC7"/>
    <w:rsid w:val="00D729B7"/>
    <w:rsid w:val="00D72EEF"/>
    <w:rsid w:val="00D73256"/>
    <w:rsid w:val="00D73552"/>
    <w:rsid w:val="00D73E56"/>
    <w:rsid w:val="00D74B93"/>
    <w:rsid w:val="00D75765"/>
    <w:rsid w:val="00D75A38"/>
    <w:rsid w:val="00D75B7E"/>
    <w:rsid w:val="00D75DFE"/>
    <w:rsid w:val="00D76017"/>
    <w:rsid w:val="00D76879"/>
    <w:rsid w:val="00D76EF5"/>
    <w:rsid w:val="00D76F31"/>
    <w:rsid w:val="00D77394"/>
    <w:rsid w:val="00D80285"/>
    <w:rsid w:val="00D808B6"/>
    <w:rsid w:val="00D81447"/>
    <w:rsid w:val="00D81A7E"/>
    <w:rsid w:val="00D82019"/>
    <w:rsid w:val="00D82911"/>
    <w:rsid w:val="00D82FAD"/>
    <w:rsid w:val="00D83A68"/>
    <w:rsid w:val="00D84CEB"/>
    <w:rsid w:val="00D84F0D"/>
    <w:rsid w:val="00D85461"/>
    <w:rsid w:val="00D85C17"/>
    <w:rsid w:val="00D860DE"/>
    <w:rsid w:val="00D8641D"/>
    <w:rsid w:val="00D87C7E"/>
    <w:rsid w:val="00D90E56"/>
    <w:rsid w:val="00D912BB"/>
    <w:rsid w:val="00D91C07"/>
    <w:rsid w:val="00D92562"/>
    <w:rsid w:val="00D9302E"/>
    <w:rsid w:val="00D936A4"/>
    <w:rsid w:val="00D94895"/>
    <w:rsid w:val="00D94B69"/>
    <w:rsid w:val="00D953A8"/>
    <w:rsid w:val="00D95F77"/>
    <w:rsid w:val="00D961DA"/>
    <w:rsid w:val="00D9676B"/>
    <w:rsid w:val="00D968DA"/>
    <w:rsid w:val="00D96AF7"/>
    <w:rsid w:val="00D96E11"/>
    <w:rsid w:val="00D96E2A"/>
    <w:rsid w:val="00D97C4F"/>
    <w:rsid w:val="00D97E32"/>
    <w:rsid w:val="00DA0742"/>
    <w:rsid w:val="00DA150B"/>
    <w:rsid w:val="00DA1F89"/>
    <w:rsid w:val="00DA214B"/>
    <w:rsid w:val="00DA2799"/>
    <w:rsid w:val="00DA409C"/>
    <w:rsid w:val="00DA41E3"/>
    <w:rsid w:val="00DA576D"/>
    <w:rsid w:val="00DA58D7"/>
    <w:rsid w:val="00DA5B1E"/>
    <w:rsid w:val="00DA7899"/>
    <w:rsid w:val="00DA7A69"/>
    <w:rsid w:val="00DA7ADF"/>
    <w:rsid w:val="00DA7D90"/>
    <w:rsid w:val="00DA7E0C"/>
    <w:rsid w:val="00DB0D69"/>
    <w:rsid w:val="00DB19AC"/>
    <w:rsid w:val="00DB2332"/>
    <w:rsid w:val="00DB4102"/>
    <w:rsid w:val="00DB4857"/>
    <w:rsid w:val="00DB4D02"/>
    <w:rsid w:val="00DB4E28"/>
    <w:rsid w:val="00DB5855"/>
    <w:rsid w:val="00DB5E8A"/>
    <w:rsid w:val="00DB616C"/>
    <w:rsid w:val="00DB6854"/>
    <w:rsid w:val="00DB6E12"/>
    <w:rsid w:val="00DB7323"/>
    <w:rsid w:val="00DC02EB"/>
    <w:rsid w:val="00DC0E67"/>
    <w:rsid w:val="00DC425C"/>
    <w:rsid w:val="00DC57BA"/>
    <w:rsid w:val="00DC5D0D"/>
    <w:rsid w:val="00DC623A"/>
    <w:rsid w:val="00DC6663"/>
    <w:rsid w:val="00DC66E9"/>
    <w:rsid w:val="00DC6C07"/>
    <w:rsid w:val="00DC6CC5"/>
    <w:rsid w:val="00DD06F0"/>
    <w:rsid w:val="00DD0CDE"/>
    <w:rsid w:val="00DD0E61"/>
    <w:rsid w:val="00DD1A0D"/>
    <w:rsid w:val="00DD2704"/>
    <w:rsid w:val="00DD2916"/>
    <w:rsid w:val="00DD2DE5"/>
    <w:rsid w:val="00DD3670"/>
    <w:rsid w:val="00DD3719"/>
    <w:rsid w:val="00DD3AC2"/>
    <w:rsid w:val="00DD3C27"/>
    <w:rsid w:val="00DD3C80"/>
    <w:rsid w:val="00DD3E67"/>
    <w:rsid w:val="00DD4772"/>
    <w:rsid w:val="00DD5D7A"/>
    <w:rsid w:val="00DD5E81"/>
    <w:rsid w:val="00DD5F33"/>
    <w:rsid w:val="00DD7A61"/>
    <w:rsid w:val="00DD7EC7"/>
    <w:rsid w:val="00DE0925"/>
    <w:rsid w:val="00DE0D64"/>
    <w:rsid w:val="00DE1C65"/>
    <w:rsid w:val="00DE293A"/>
    <w:rsid w:val="00DE2BDC"/>
    <w:rsid w:val="00DE2CB5"/>
    <w:rsid w:val="00DE4122"/>
    <w:rsid w:val="00DE4166"/>
    <w:rsid w:val="00DE5399"/>
    <w:rsid w:val="00DE5417"/>
    <w:rsid w:val="00DE54D1"/>
    <w:rsid w:val="00DE5E36"/>
    <w:rsid w:val="00DE64E3"/>
    <w:rsid w:val="00DE6853"/>
    <w:rsid w:val="00DE726D"/>
    <w:rsid w:val="00DE7839"/>
    <w:rsid w:val="00DF054D"/>
    <w:rsid w:val="00DF0D00"/>
    <w:rsid w:val="00DF0D46"/>
    <w:rsid w:val="00DF1D35"/>
    <w:rsid w:val="00DF2657"/>
    <w:rsid w:val="00DF33BE"/>
    <w:rsid w:val="00DF3A00"/>
    <w:rsid w:val="00DF478A"/>
    <w:rsid w:val="00DF4EEB"/>
    <w:rsid w:val="00DF545F"/>
    <w:rsid w:val="00DF5A7B"/>
    <w:rsid w:val="00DF6726"/>
    <w:rsid w:val="00DF69CA"/>
    <w:rsid w:val="00DF69D2"/>
    <w:rsid w:val="00DF6AC1"/>
    <w:rsid w:val="00DF6EB9"/>
    <w:rsid w:val="00E007E0"/>
    <w:rsid w:val="00E02658"/>
    <w:rsid w:val="00E04373"/>
    <w:rsid w:val="00E048E1"/>
    <w:rsid w:val="00E05019"/>
    <w:rsid w:val="00E05CC7"/>
    <w:rsid w:val="00E070C4"/>
    <w:rsid w:val="00E07EB7"/>
    <w:rsid w:val="00E11154"/>
    <w:rsid w:val="00E115B1"/>
    <w:rsid w:val="00E12F19"/>
    <w:rsid w:val="00E1324A"/>
    <w:rsid w:val="00E135DA"/>
    <w:rsid w:val="00E1450D"/>
    <w:rsid w:val="00E147E9"/>
    <w:rsid w:val="00E15078"/>
    <w:rsid w:val="00E15B4A"/>
    <w:rsid w:val="00E165D1"/>
    <w:rsid w:val="00E166A8"/>
    <w:rsid w:val="00E17FBC"/>
    <w:rsid w:val="00E208EA"/>
    <w:rsid w:val="00E224FD"/>
    <w:rsid w:val="00E23224"/>
    <w:rsid w:val="00E2413B"/>
    <w:rsid w:val="00E2479A"/>
    <w:rsid w:val="00E24F02"/>
    <w:rsid w:val="00E2503E"/>
    <w:rsid w:val="00E25A58"/>
    <w:rsid w:val="00E25AB6"/>
    <w:rsid w:val="00E26805"/>
    <w:rsid w:val="00E26A38"/>
    <w:rsid w:val="00E27136"/>
    <w:rsid w:val="00E30B6D"/>
    <w:rsid w:val="00E30CB4"/>
    <w:rsid w:val="00E30D3D"/>
    <w:rsid w:val="00E30DA6"/>
    <w:rsid w:val="00E31B0C"/>
    <w:rsid w:val="00E32DAC"/>
    <w:rsid w:val="00E32E51"/>
    <w:rsid w:val="00E33108"/>
    <w:rsid w:val="00E3320A"/>
    <w:rsid w:val="00E33E90"/>
    <w:rsid w:val="00E34720"/>
    <w:rsid w:val="00E35F25"/>
    <w:rsid w:val="00E3683D"/>
    <w:rsid w:val="00E37A94"/>
    <w:rsid w:val="00E4050B"/>
    <w:rsid w:val="00E40EDA"/>
    <w:rsid w:val="00E40F09"/>
    <w:rsid w:val="00E411A2"/>
    <w:rsid w:val="00E41D6A"/>
    <w:rsid w:val="00E42088"/>
    <w:rsid w:val="00E43E0C"/>
    <w:rsid w:val="00E454C0"/>
    <w:rsid w:val="00E45C3F"/>
    <w:rsid w:val="00E45CF6"/>
    <w:rsid w:val="00E468CE"/>
    <w:rsid w:val="00E47B7E"/>
    <w:rsid w:val="00E504E9"/>
    <w:rsid w:val="00E505BE"/>
    <w:rsid w:val="00E50D47"/>
    <w:rsid w:val="00E53A01"/>
    <w:rsid w:val="00E54220"/>
    <w:rsid w:val="00E5527F"/>
    <w:rsid w:val="00E552F6"/>
    <w:rsid w:val="00E55CCD"/>
    <w:rsid w:val="00E56330"/>
    <w:rsid w:val="00E56CD7"/>
    <w:rsid w:val="00E57112"/>
    <w:rsid w:val="00E609EC"/>
    <w:rsid w:val="00E60DA1"/>
    <w:rsid w:val="00E61068"/>
    <w:rsid w:val="00E61246"/>
    <w:rsid w:val="00E61A9E"/>
    <w:rsid w:val="00E62D32"/>
    <w:rsid w:val="00E643E1"/>
    <w:rsid w:val="00E64D0D"/>
    <w:rsid w:val="00E65041"/>
    <w:rsid w:val="00E65098"/>
    <w:rsid w:val="00E65207"/>
    <w:rsid w:val="00E656EC"/>
    <w:rsid w:val="00E65758"/>
    <w:rsid w:val="00E6726A"/>
    <w:rsid w:val="00E6727E"/>
    <w:rsid w:val="00E674CA"/>
    <w:rsid w:val="00E71391"/>
    <w:rsid w:val="00E7178F"/>
    <w:rsid w:val="00E718BF"/>
    <w:rsid w:val="00E72A0E"/>
    <w:rsid w:val="00E7318C"/>
    <w:rsid w:val="00E73C28"/>
    <w:rsid w:val="00E744AB"/>
    <w:rsid w:val="00E74D7D"/>
    <w:rsid w:val="00E74FFE"/>
    <w:rsid w:val="00E75584"/>
    <w:rsid w:val="00E75F29"/>
    <w:rsid w:val="00E76560"/>
    <w:rsid w:val="00E77C6A"/>
    <w:rsid w:val="00E8022F"/>
    <w:rsid w:val="00E823A1"/>
    <w:rsid w:val="00E82883"/>
    <w:rsid w:val="00E82F45"/>
    <w:rsid w:val="00E8312B"/>
    <w:rsid w:val="00E83E68"/>
    <w:rsid w:val="00E84CF0"/>
    <w:rsid w:val="00E84F98"/>
    <w:rsid w:val="00E853FC"/>
    <w:rsid w:val="00E85E85"/>
    <w:rsid w:val="00E87651"/>
    <w:rsid w:val="00E906B8"/>
    <w:rsid w:val="00E9090A"/>
    <w:rsid w:val="00E91863"/>
    <w:rsid w:val="00E91D94"/>
    <w:rsid w:val="00E923C0"/>
    <w:rsid w:val="00E92A02"/>
    <w:rsid w:val="00E93130"/>
    <w:rsid w:val="00E93710"/>
    <w:rsid w:val="00E93825"/>
    <w:rsid w:val="00E94301"/>
    <w:rsid w:val="00E949F4"/>
    <w:rsid w:val="00E95A86"/>
    <w:rsid w:val="00E9677D"/>
    <w:rsid w:val="00E97173"/>
    <w:rsid w:val="00E97B8E"/>
    <w:rsid w:val="00E97F41"/>
    <w:rsid w:val="00EA1CC7"/>
    <w:rsid w:val="00EA23CD"/>
    <w:rsid w:val="00EA2592"/>
    <w:rsid w:val="00EA2B9F"/>
    <w:rsid w:val="00EA320D"/>
    <w:rsid w:val="00EA3719"/>
    <w:rsid w:val="00EA3B2C"/>
    <w:rsid w:val="00EA3B76"/>
    <w:rsid w:val="00EA4793"/>
    <w:rsid w:val="00EA4B19"/>
    <w:rsid w:val="00EA5038"/>
    <w:rsid w:val="00EA5176"/>
    <w:rsid w:val="00EA611D"/>
    <w:rsid w:val="00EA66A5"/>
    <w:rsid w:val="00EA6B78"/>
    <w:rsid w:val="00EA71DD"/>
    <w:rsid w:val="00EB036F"/>
    <w:rsid w:val="00EB07E4"/>
    <w:rsid w:val="00EB1FF4"/>
    <w:rsid w:val="00EB268F"/>
    <w:rsid w:val="00EB282A"/>
    <w:rsid w:val="00EB2C9C"/>
    <w:rsid w:val="00EB2E13"/>
    <w:rsid w:val="00EB2EA6"/>
    <w:rsid w:val="00EB303B"/>
    <w:rsid w:val="00EB3299"/>
    <w:rsid w:val="00EB3F5F"/>
    <w:rsid w:val="00EB4624"/>
    <w:rsid w:val="00EB4B11"/>
    <w:rsid w:val="00EB5953"/>
    <w:rsid w:val="00EB5C1C"/>
    <w:rsid w:val="00EB6288"/>
    <w:rsid w:val="00EB7F01"/>
    <w:rsid w:val="00EC27EC"/>
    <w:rsid w:val="00EC2F90"/>
    <w:rsid w:val="00EC40E2"/>
    <w:rsid w:val="00EC5D85"/>
    <w:rsid w:val="00EC610D"/>
    <w:rsid w:val="00EC6BC0"/>
    <w:rsid w:val="00EC6F39"/>
    <w:rsid w:val="00EC72EE"/>
    <w:rsid w:val="00ED0C57"/>
    <w:rsid w:val="00ED2318"/>
    <w:rsid w:val="00ED26FB"/>
    <w:rsid w:val="00ED39B8"/>
    <w:rsid w:val="00ED3EEE"/>
    <w:rsid w:val="00ED432E"/>
    <w:rsid w:val="00ED4484"/>
    <w:rsid w:val="00ED4C8E"/>
    <w:rsid w:val="00ED50DE"/>
    <w:rsid w:val="00ED60D4"/>
    <w:rsid w:val="00EE06D3"/>
    <w:rsid w:val="00EE0A42"/>
    <w:rsid w:val="00EE25BD"/>
    <w:rsid w:val="00EE2B33"/>
    <w:rsid w:val="00EE3BA5"/>
    <w:rsid w:val="00EE4658"/>
    <w:rsid w:val="00EE544F"/>
    <w:rsid w:val="00EE551B"/>
    <w:rsid w:val="00EE56D4"/>
    <w:rsid w:val="00EE56DE"/>
    <w:rsid w:val="00EE5F40"/>
    <w:rsid w:val="00EE6229"/>
    <w:rsid w:val="00EE71A4"/>
    <w:rsid w:val="00EE7674"/>
    <w:rsid w:val="00EF00AA"/>
    <w:rsid w:val="00EF1270"/>
    <w:rsid w:val="00EF1E4F"/>
    <w:rsid w:val="00EF24AD"/>
    <w:rsid w:val="00EF2A4F"/>
    <w:rsid w:val="00EF34A0"/>
    <w:rsid w:val="00EF48FF"/>
    <w:rsid w:val="00EF4B5A"/>
    <w:rsid w:val="00EF53EE"/>
    <w:rsid w:val="00EF63C8"/>
    <w:rsid w:val="00EF7186"/>
    <w:rsid w:val="00EF73E0"/>
    <w:rsid w:val="00EF74F3"/>
    <w:rsid w:val="00F00405"/>
    <w:rsid w:val="00F00E6B"/>
    <w:rsid w:val="00F01116"/>
    <w:rsid w:val="00F013BD"/>
    <w:rsid w:val="00F0202B"/>
    <w:rsid w:val="00F02886"/>
    <w:rsid w:val="00F02975"/>
    <w:rsid w:val="00F04831"/>
    <w:rsid w:val="00F04F62"/>
    <w:rsid w:val="00F055D8"/>
    <w:rsid w:val="00F059B3"/>
    <w:rsid w:val="00F05E7B"/>
    <w:rsid w:val="00F065C9"/>
    <w:rsid w:val="00F100C0"/>
    <w:rsid w:val="00F10612"/>
    <w:rsid w:val="00F10862"/>
    <w:rsid w:val="00F10A0C"/>
    <w:rsid w:val="00F11152"/>
    <w:rsid w:val="00F112D5"/>
    <w:rsid w:val="00F122C1"/>
    <w:rsid w:val="00F134E2"/>
    <w:rsid w:val="00F137D8"/>
    <w:rsid w:val="00F161BE"/>
    <w:rsid w:val="00F16470"/>
    <w:rsid w:val="00F17269"/>
    <w:rsid w:val="00F20B38"/>
    <w:rsid w:val="00F20BE3"/>
    <w:rsid w:val="00F212EC"/>
    <w:rsid w:val="00F21538"/>
    <w:rsid w:val="00F216C3"/>
    <w:rsid w:val="00F217A5"/>
    <w:rsid w:val="00F21B89"/>
    <w:rsid w:val="00F22248"/>
    <w:rsid w:val="00F22A51"/>
    <w:rsid w:val="00F230BB"/>
    <w:rsid w:val="00F23372"/>
    <w:rsid w:val="00F2465A"/>
    <w:rsid w:val="00F24B3F"/>
    <w:rsid w:val="00F2515B"/>
    <w:rsid w:val="00F253EE"/>
    <w:rsid w:val="00F256A5"/>
    <w:rsid w:val="00F25B17"/>
    <w:rsid w:val="00F25DF9"/>
    <w:rsid w:val="00F274A3"/>
    <w:rsid w:val="00F27CC8"/>
    <w:rsid w:val="00F27CFB"/>
    <w:rsid w:val="00F27F47"/>
    <w:rsid w:val="00F30873"/>
    <w:rsid w:val="00F309D0"/>
    <w:rsid w:val="00F31155"/>
    <w:rsid w:val="00F31831"/>
    <w:rsid w:val="00F31C47"/>
    <w:rsid w:val="00F3258A"/>
    <w:rsid w:val="00F32944"/>
    <w:rsid w:val="00F341AB"/>
    <w:rsid w:val="00F345BA"/>
    <w:rsid w:val="00F34D44"/>
    <w:rsid w:val="00F35326"/>
    <w:rsid w:val="00F3600F"/>
    <w:rsid w:val="00F36061"/>
    <w:rsid w:val="00F366AB"/>
    <w:rsid w:val="00F401E3"/>
    <w:rsid w:val="00F40A4A"/>
    <w:rsid w:val="00F4192F"/>
    <w:rsid w:val="00F41F9A"/>
    <w:rsid w:val="00F41FE6"/>
    <w:rsid w:val="00F42278"/>
    <w:rsid w:val="00F4238D"/>
    <w:rsid w:val="00F42D90"/>
    <w:rsid w:val="00F42EB6"/>
    <w:rsid w:val="00F430E6"/>
    <w:rsid w:val="00F43175"/>
    <w:rsid w:val="00F43745"/>
    <w:rsid w:val="00F443DD"/>
    <w:rsid w:val="00F44836"/>
    <w:rsid w:val="00F45535"/>
    <w:rsid w:val="00F472CA"/>
    <w:rsid w:val="00F47DC9"/>
    <w:rsid w:val="00F501B2"/>
    <w:rsid w:val="00F50612"/>
    <w:rsid w:val="00F50CC4"/>
    <w:rsid w:val="00F521D2"/>
    <w:rsid w:val="00F5245C"/>
    <w:rsid w:val="00F52FF5"/>
    <w:rsid w:val="00F531C5"/>
    <w:rsid w:val="00F54194"/>
    <w:rsid w:val="00F578D5"/>
    <w:rsid w:val="00F60BAD"/>
    <w:rsid w:val="00F60D06"/>
    <w:rsid w:val="00F60DB8"/>
    <w:rsid w:val="00F610F6"/>
    <w:rsid w:val="00F619B0"/>
    <w:rsid w:val="00F6203E"/>
    <w:rsid w:val="00F62175"/>
    <w:rsid w:val="00F62AF5"/>
    <w:rsid w:val="00F62F5F"/>
    <w:rsid w:val="00F635F3"/>
    <w:rsid w:val="00F63AF4"/>
    <w:rsid w:val="00F65714"/>
    <w:rsid w:val="00F65A50"/>
    <w:rsid w:val="00F65B49"/>
    <w:rsid w:val="00F65DB8"/>
    <w:rsid w:val="00F6683C"/>
    <w:rsid w:val="00F67D1A"/>
    <w:rsid w:val="00F71230"/>
    <w:rsid w:val="00F7195E"/>
    <w:rsid w:val="00F71BB1"/>
    <w:rsid w:val="00F720BE"/>
    <w:rsid w:val="00F72984"/>
    <w:rsid w:val="00F7333F"/>
    <w:rsid w:val="00F733D2"/>
    <w:rsid w:val="00F739E4"/>
    <w:rsid w:val="00F74162"/>
    <w:rsid w:val="00F74190"/>
    <w:rsid w:val="00F74425"/>
    <w:rsid w:val="00F75ECE"/>
    <w:rsid w:val="00F76CD4"/>
    <w:rsid w:val="00F770C5"/>
    <w:rsid w:val="00F7719E"/>
    <w:rsid w:val="00F77E40"/>
    <w:rsid w:val="00F77ECD"/>
    <w:rsid w:val="00F80707"/>
    <w:rsid w:val="00F80981"/>
    <w:rsid w:val="00F809CE"/>
    <w:rsid w:val="00F8169F"/>
    <w:rsid w:val="00F81B0A"/>
    <w:rsid w:val="00F853C1"/>
    <w:rsid w:val="00F86CB2"/>
    <w:rsid w:val="00F87742"/>
    <w:rsid w:val="00F877F9"/>
    <w:rsid w:val="00F87A3D"/>
    <w:rsid w:val="00F90EF3"/>
    <w:rsid w:val="00F912B7"/>
    <w:rsid w:val="00F91540"/>
    <w:rsid w:val="00F91E78"/>
    <w:rsid w:val="00F92095"/>
    <w:rsid w:val="00F926A8"/>
    <w:rsid w:val="00F93269"/>
    <w:rsid w:val="00F940DE"/>
    <w:rsid w:val="00F942B8"/>
    <w:rsid w:val="00F95DA3"/>
    <w:rsid w:val="00F95ED5"/>
    <w:rsid w:val="00F9614E"/>
    <w:rsid w:val="00F9694E"/>
    <w:rsid w:val="00F97B3C"/>
    <w:rsid w:val="00F97BFA"/>
    <w:rsid w:val="00FA09B9"/>
    <w:rsid w:val="00FA0C68"/>
    <w:rsid w:val="00FA109A"/>
    <w:rsid w:val="00FA10C6"/>
    <w:rsid w:val="00FA18EA"/>
    <w:rsid w:val="00FA1E0A"/>
    <w:rsid w:val="00FA20DC"/>
    <w:rsid w:val="00FA29C8"/>
    <w:rsid w:val="00FA410E"/>
    <w:rsid w:val="00FA43AE"/>
    <w:rsid w:val="00FA589E"/>
    <w:rsid w:val="00FA6437"/>
    <w:rsid w:val="00FA669F"/>
    <w:rsid w:val="00FA6BE0"/>
    <w:rsid w:val="00FA6DE9"/>
    <w:rsid w:val="00FA6E83"/>
    <w:rsid w:val="00FA7260"/>
    <w:rsid w:val="00FA7592"/>
    <w:rsid w:val="00FA7596"/>
    <w:rsid w:val="00FB0DBB"/>
    <w:rsid w:val="00FB11DF"/>
    <w:rsid w:val="00FB1715"/>
    <w:rsid w:val="00FB1CE5"/>
    <w:rsid w:val="00FB23BC"/>
    <w:rsid w:val="00FB354E"/>
    <w:rsid w:val="00FB4F55"/>
    <w:rsid w:val="00FB77F2"/>
    <w:rsid w:val="00FB7F36"/>
    <w:rsid w:val="00FC0146"/>
    <w:rsid w:val="00FC108A"/>
    <w:rsid w:val="00FC22E0"/>
    <w:rsid w:val="00FC2C47"/>
    <w:rsid w:val="00FC3403"/>
    <w:rsid w:val="00FC36BD"/>
    <w:rsid w:val="00FC3AA3"/>
    <w:rsid w:val="00FC5B3D"/>
    <w:rsid w:val="00FC6362"/>
    <w:rsid w:val="00FC6461"/>
    <w:rsid w:val="00FC6B64"/>
    <w:rsid w:val="00FC7870"/>
    <w:rsid w:val="00FC7F59"/>
    <w:rsid w:val="00FD01B7"/>
    <w:rsid w:val="00FD0387"/>
    <w:rsid w:val="00FD118A"/>
    <w:rsid w:val="00FD1223"/>
    <w:rsid w:val="00FD1991"/>
    <w:rsid w:val="00FD2922"/>
    <w:rsid w:val="00FD347E"/>
    <w:rsid w:val="00FD389D"/>
    <w:rsid w:val="00FD730D"/>
    <w:rsid w:val="00FD784A"/>
    <w:rsid w:val="00FD7C52"/>
    <w:rsid w:val="00FE0225"/>
    <w:rsid w:val="00FE06E4"/>
    <w:rsid w:val="00FE1294"/>
    <w:rsid w:val="00FE12EA"/>
    <w:rsid w:val="00FE1E96"/>
    <w:rsid w:val="00FE2A45"/>
    <w:rsid w:val="00FE3119"/>
    <w:rsid w:val="00FE38CD"/>
    <w:rsid w:val="00FE3E80"/>
    <w:rsid w:val="00FE4387"/>
    <w:rsid w:val="00FE5CA9"/>
    <w:rsid w:val="00FE7479"/>
    <w:rsid w:val="00FF022C"/>
    <w:rsid w:val="00FF327F"/>
    <w:rsid w:val="00FF4C7E"/>
    <w:rsid w:val="00FF5EDA"/>
    <w:rsid w:val="00FF6233"/>
    <w:rsid w:val="00FF68E6"/>
    <w:rsid w:val="00FF6D9D"/>
    <w:rsid w:val="00FF6EE2"/>
    <w:rsid w:val="019E96F5"/>
    <w:rsid w:val="01EA7F45"/>
    <w:rsid w:val="022BC802"/>
    <w:rsid w:val="02B17B91"/>
    <w:rsid w:val="02CDE9A8"/>
    <w:rsid w:val="031FC61E"/>
    <w:rsid w:val="032F823C"/>
    <w:rsid w:val="033D31F6"/>
    <w:rsid w:val="03654F72"/>
    <w:rsid w:val="0396FC02"/>
    <w:rsid w:val="03B62253"/>
    <w:rsid w:val="042315AB"/>
    <w:rsid w:val="043E05D2"/>
    <w:rsid w:val="05CF751C"/>
    <w:rsid w:val="05E9E4FA"/>
    <w:rsid w:val="05F05FB1"/>
    <w:rsid w:val="062ED7BE"/>
    <w:rsid w:val="07185018"/>
    <w:rsid w:val="071E833E"/>
    <w:rsid w:val="073A73DD"/>
    <w:rsid w:val="07437FDE"/>
    <w:rsid w:val="078F343F"/>
    <w:rsid w:val="08037F2A"/>
    <w:rsid w:val="081527A7"/>
    <w:rsid w:val="08B13882"/>
    <w:rsid w:val="09A12D12"/>
    <w:rsid w:val="09B4B4F0"/>
    <w:rsid w:val="0A7012BA"/>
    <w:rsid w:val="0A9A2288"/>
    <w:rsid w:val="0AA1F612"/>
    <w:rsid w:val="0AEA11AF"/>
    <w:rsid w:val="0B2435AC"/>
    <w:rsid w:val="0B58A481"/>
    <w:rsid w:val="0B9DE15E"/>
    <w:rsid w:val="0BAE58CB"/>
    <w:rsid w:val="0BD18D5C"/>
    <w:rsid w:val="0C3C7C10"/>
    <w:rsid w:val="0CD36CFF"/>
    <w:rsid w:val="0CFB30AD"/>
    <w:rsid w:val="0DA643A5"/>
    <w:rsid w:val="0E6F5093"/>
    <w:rsid w:val="0EE834B1"/>
    <w:rsid w:val="0FC06D02"/>
    <w:rsid w:val="101B5EBD"/>
    <w:rsid w:val="10583C9F"/>
    <w:rsid w:val="108B5E8D"/>
    <w:rsid w:val="10A16396"/>
    <w:rsid w:val="12475579"/>
    <w:rsid w:val="13064822"/>
    <w:rsid w:val="130D6F37"/>
    <w:rsid w:val="13153FEA"/>
    <w:rsid w:val="1335BF1A"/>
    <w:rsid w:val="137371A9"/>
    <w:rsid w:val="139F4AFD"/>
    <w:rsid w:val="1417153A"/>
    <w:rsid w:val="1480F386"/>
    <w:rsid w:val="14876589"/>
    <w:rsid w:val="151895BB"/>
    <w:rsid w:val="15340F7E"/>
    <w:rsid w:val="154C39B7"/>
    <w:rsid w:val="1556D3D8"/>
    <w:rsid w:val="15E44AE1"/>
    <w:rsid w:val="16DFFB04"/>
    <w:rsid w:val="173F5F03"/>
    <w:rsid w:val="17CBE820"/>
    <w:rsid w:val="17FC06C2"/>
    <w:rsid w:val="1831CD70"/>
    <w:rsid w:val="185969A8"/>
    <w:rsid w:val="18D71720"/>
    <w:rsid w:val="190B7B96"/>
    <w:rsid w:val="195CE151"/>
    <w:rsid w:val="1991F3A8"/>
    <w:rsid w:val="19F96C31"/>
    <w:rsid w:val="1AC5910F"/>
    <w:rsid w:val="1AFA4EC1"/>
    <w:rsid w:val="1B832300"/>
    <w:rsid w:val="1BE3D0B9"/>
    <w:rsid w:val="1C0764EF"/>
    <w:rsid w:val="1C4DA582"/>
    <w:rsid w:val="1D4F8FFA"/>
    <w:rsid w:val="1D573029"/>
    <w:rsid w:val="1D80EAB8"/>
    <w:rsid w:val="1DC852EA"/>
    <w:rsid w:val="1E1D2F19"/>
    <w:rsid w:val="1F750E96"/>
    <w:rsid w:val="20A69348"/>
    <w:rsid w:val="21A80E03"/>
    <w:rsid w:val="21B57C00"/>
    <w:rsid w:val="21C9F2E3"/>
    <w:rsid w:val="21FFF083"/>
    <w:rsid w:val="22B15EAA"/>
    <w:rsid w:val="22CA5722"/>
    <w:rsid w:val="2363FCF9"/>
    <w:rsid w:val="236DA921"/>
    <w:rsid w:val="237EFF21"/>
    <w:rsid w:val="243D3C4D"/>
    <w:rsid w:val="24D34EE2"/>
    <w:rsid w:val="24D60F0A"/>
    <w:rsid w:val="24F8328D"/>
    <w:rsid w:val="25386E03"/>
    <w:rsid w:val="25A878A3"/>
    <w:rsid w:val="266FDF26"/>
    <w:rsid w:val="269F582C"/>
    <w:rsid w:val="26F4A112"/>
    <w:rsid w:val="272D77B3"/>
    <w:rsid w:val="27F1698A"/>
    <w:rsid w:val="27FC30C4"/>
    <w:rsid w:val="28602580"/>
    <w:rsid w:val="29205571"/>
    <w:rsid w:val="297149D1"/>
    <w:rsid w:val="2A7E9A0E"/>
    <w:rsid w:val="2A83EC05"/>
    <w:rsid w:val="2AB5ECB2"/>
    <w:rsid w:val="2ABB13BB"/>
    <w:rsid w:val="2BA7FE0D"/>
    <w:rsid w:val="2D22E43D"/>
    <w:rsid w:val="2DC944FC"/>
    <w:rsid w:val="2E9CD5E0"/>
    <w:rsid w:val="2EACA9D0"/>
    <w:rsid w:val="2F090290"/>
    <w:rsid w:val="2F1DFB64"/>
    <w:rsid w:val="2F2082D2"/>
    <w:rsid w:val="2F81B8A4"/>
    <w:rsid w:val="2FE4C396"/>
    <w:rsid w:val="303C1656"/>
    <w:rsid w:val="31661311"/>
    <w:rsid w:val="317F16A3"/>
    <w:rsid w:val="31938B3E"/>
    <w:rsid w:val="31CD4628"/>
    <w:rsid w:val="31F62903"/>
    <w:rsid w:val="320CA493"/>
    <w:rsid w:val="32106D1B"/>
    <w:rsid w:val="32DB6895"/>
    <w:rsid w:val="32E04E93"/>
    <w:rsid w:val="32F3B11F"/>
    <w:rsid w:val="3335D330"/>
    <w:rsid w:val="33B164CE"/>
    <w:rsid w:val="348862CB"/>
    <w:rsid w:val="34EE7648"/>
    <w:rsid w:val="35FE96DB"/>
    <w:rsid w:val="36BA8FED"/>
    <w:rsid w:val="36DB8EC1"/>
    <w:rsid w:val="3752240A"/>
    <w:rsid w:val="37C74F76"/>
    <w:rsid w:val="38561203"/>
    <w:rsid w:val="38600C5C"/>
    <w:rsid w:val="387EF644"/>
    <w:rsid w:val="3888D9B3"/>
    <w:rsid w:val="38C675C5"/>
    <w:rsid w:val="38C9A694"/>
    <w:rsid w:val="38F481EA"/>
    <w:rsid w:val="39BD7595"/>
    <w:rsid w:val="39CA3385"/>
    <w:rsid w:val="39DC74F2"/>
    <w:rsid w:val="39E3E52A"/>
    <w:rsid w:val="3A8871EA"/>
    <w:rsid w:val="3B096853"/>
    <w:rsid w:val="3B5CA9CE"/>
    <w:rsid w:val="3BA13312"/>
    <w:rsid w:val="3BD9E6ED"/>
    <w:rsid w:val="3CFE6359"/>
    <w:rsid w:val="3D61D37A"/>
    <w:rsid w:val="3DCACEE8"/>
    <w:rsid w:val="3DE25A50"/>
    <w:rsid w:val="3E2F232B"/>
    <w:rsid w:val="3E5B373A"/>
    <w:rsid w:val="3E6C73BA"/>
    <w:rsid w:val="3ED9C093"/>
    <w:rsid w:val="3F14D54E"/>
    <w:rsid w:val="401D0822"/>
    <w:rsid w:val="4042FF6B"/>
    <w:rsid w:val="409A422C"/>
    <w:rsid w:val="4110343F"/>
    <w:rsid w:val="414437FB"/>
    <w:rsid w:val="417188BE"/>
    <w:rsid w:val="417CB902"/>
    <w:rsid w:val="418B07B2"/>
    <w:rsid w:val="418B364F"/>
    <w:rsid w:val="41B9576B"/>
    <w:rsid w:val="41E5F3B9"/>
    <w:rsid w:val="42493319"/>
    <w:rsid w:val="42CA10DD"/>
    <w:rsid w:val="439D91EC"/>
    <w:rsid w:val="43FED424"/>
    <w:rsid w:val="44648B99"/>
    <w:rsid w:val="44C96D29"/>
    <w:rsid w:val="44F72D26"/>
    <w:rsid w:val="45443571"/>
    <w:rsid w:val="457E4DEE"/>
    <w:rsid w:val="45BBEFA4"/>
    <w:rsid w:val="4646FF3F"/>
    <w:rsid w:val="46571578"/>
    <w:rsid w:val="47492C57"/>
    <w:rsid w:val="474FBA80"/>
    <w:rsid w:val="47C7C2D9"/>
    <w:rsid w:val="485A7415"/>
    <w:rsid w:val="49186932"/>
    <w:rsid w:val="4952A6B0"/>
    <w:rsid w:val="4970CB10"/>
    <w:rsid w:val="49E65CA4"/>
    <w:rsid w:val="4A054037"/>
    <w:rsid w:val="4A0687D4"/>
    <w:rsid w:val="4A91A044"/>
    <w:rsid w:val="4B8CF4A5"/>
    <w:rsid w:val="4BC69494"/>
    <w:rsid w:val="4C1BC544"/>
    <w:rsid w:val="4C51AB8D"/>
    <w:rsid w:val="4C60E320"/>
    <w:rsid w:val="4C760DB4"/>
    <w:rsid w:val="4CBF09D5"/>
    <w:rsid w:val="4D6692AF"/>
    <w:rsid w:val="4D82C99A"/>
    <w:rsid w:val="4D9BD391"/>
    <w:rsid w:val="4DA15007"/>
    <w:rsid w:val="4DAF380D"/>
    <w:rsid w:val="4DDDC450"/>
    <w:rsid w:val="4E367D99"/>
    <w:rsid w:val="4E9C0486"/>
    <w:rsid w:val="4F0B7F0E"/>
    <w:rsid w:val="4F699503"/>
    <w:rsid w:val="5038A1F5"/>
    <w:rsid w:val="515C357D"/>
    <w:rsid w:val="517B4850"/>
    <w:rsid w:val="51BC5639"/>
    <w:rsid w:val="51C4C5EE"/>
    <w:rsid w:val="52101CC0"/>
    <w:rsid w:val="5251C90B"/>
    <w:rsid w:val="5296E9AC"/>
    <w:rsid w:val="52AC0D3C"/>
    <w:rsid w:val="5474DE7C"/>
    <w:rsid w:val="54ACC40F"/>
    <w:rsid w:val="54C4FEF6"/>
    <w:rsid w:val="55066110"/>
    <w:rsid w:val="55AAE988"/>
    <w:rsid w:val="56D3062C"/>
    <w:rsid w:val="5741574A"/>
    <w:rsid w:val="574BABBC"/>
    <w:rsid w:val="584AA7BD"/>
    <w:rsid w:val="598F1736"/>
    <w:rsid w:val="59E6488E"/>
    <w:rsid w:val="59F9032D"/>
    <w:rsid w:val="5A1CE1CF"/>
    <w:rsid w:val="5ABC485E"/>
    <w:rsid w:val="5AC30FD9"/>
    <w:rsid w:val="5AD62DB2"/>
    <w:rsid w:val="5AE48708"/>
    <w:rsid w:val="5B038CFB"/>
    <w:rsid w:val="5B163B0E"/>
    <w:rsid w:val="5CA93969"/>
    <w:rsid w:val="5CE0080F"/>
    <w:rsid w:val="5D543B6E"/>
    <w:rsid w:val="5DBC4D82"/>
    <w:rsid w:val="5DC1210F"/>
    <w:rsid w:val="5EA347E8"/>
    <w:rsid w:val="5EB69C92"/>
    <w:rsid w:val="5EC83850"/>
    <w:rsid w:val="5EE2255F"/>
    <w:rsid w:val="5F123B23"/>
    <w:rsid w:val="5F18AB52"/>
    <w:rsid w:val="5F8118F7"/>
    <w:rsid w:val="602556F3"/>
    <w:rsid w:val="60509288"/>
    <w:rsid w:val="60CF3DBD"/>
    <w:rsid w:val="6167D160"/>
    <w:rsid w:val="61F934CD"/>
    <w:rsid w:val="622E811C"/>
    <w:rsid w:val="62537D2C"/>
    <w:rsid w:val="62AC4FBF"/>
    <w:rsid w:val="63459AB5"/>
    <w:rsid w:val="634C995F"/>
    <w:rsid w:val="63A1BEFC"/>
    <w:rsid w:val="643FD7E8"/>
    <w:rsid w:val="647B994A"/>
    <w:rsid w:val="64AA9CAB"/>
    <w:rsid w:val="64E2D16E"/>
    <w:rsid w:val="64E4CF27"/>
    <w:rsid w:val="656F010B"/>
    <w:rsid w:val="657383DF"/>
    <w:rsid w:val="65CAE991"/>
    <w:rsid w:val="660F1AD0"/>
    <w:rsid w:val="663A9787"/>
    <w:rsid w:val="667EE5AF"/>
    <w:rsid w:val="66953519"/>
    <w:rsid w:val="66C666E0"/>
    <w:rsid w:val="66DEEB9F"/>
    <w:rsid w:val="6759C0C1"/>
    <w:rsid w:val="6767828F"/>
    <w:rsid w:val="69A649E2"/>
    <w:rsid w:val="6A196625"/>
    <w:rsid w:val="6A299D2B"/>
    <w:rsid w:val="6A4FC961"/>
    <w:rsid w:val="6A567B10"/>
    <w:rsid w:val="6A6D7D15"/>
    <w:rsid w:val="6AFFC570"/>
    <w:rsid w:val="6B80E786"/>
    <w:rsid w:val="6BAFDA04"/>
    <w:rsid w:val="6ED9D8F5"/>
    <w:rsid w:val="7130EA87"/>
    <w:rsid w:val="7163C747"/>
    <w:rsid w:val="71CA2E79"/>
    <w:rsid w:val="72174BA7"/>
    <w:rsid w:val="722D8662"/>
    <w:rsid w:val="7251CB58"/>
    <w:rsid w:val="725A57E4"/>
    <w:rsid w:val="72C5785A"/>
    <w:rsid w:val="7311650C"/>
    <w:rsid w:val="74482667"/>
    <w:rsid w:val="7480D0F7"/>
    <w:rsid w:val="74B27C60"/>
    <w:rsid w:val="74D0E599"/>
    <w:rsid w:val="7530535F"/>
    <w:rsid w:val="759DBDA8"/>
    <w:rsid w:val="75B33921"/>
    <w:rsid w:val="75C839BC"/>
    <w:rsid w:val="75D88B27"/>
    <w:rsid w:val="76681B15"/>
    <w:rsid w:val="77364CF1"/>
    <w:rsid w:val="773C858C"/>
    <w:rsid w:val="773E69DB"/>
    <w:rsid w:val="77E340E0"/>
    <w:rsid w:val="784EEEEB"/>
    <w:rsid w:val="79730C2F"/>
    <w:rsid w:val="79F76563"/>
    <w:rsid w:val="7A65AAE8"/>
    <w:rsid w:val="7BCA8B3F"/>
    <w:rsid w:val="7BEE36A8"/>
    <w:rsid w:val="7C0F4E83"/>
    <w:rsid w:val="7C41441F"/>
    <w:rsid w:val="7C786D21"/>
    <w:rsid w:val="7CAD73E5"/>
    <w:rsid w:val="7EBD1FD7"/>
    <w:rsid w:val="7F12AAB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CB36"/>
  <w14:defaultImageDpi w14:val="32767"/>
  <w15:chartTrackingRefBased/>
  <w15:docId w15:val="{4491E22F-F3F3-4C31-890F-8D10091A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665DB8"/>
    <w:pPr>
      <w:spacing w:before="299" w:after="299"/>
      <w:outlineLvl w:val="0"/>
    </w:pPr>
    <w:rPr>
      <w:bCs/>
      <w:sz w:val="36"/>
      <w:szCs w:val="36"/>
    </w:rPr>
  </w:style>
  <w:style w:type="paragraph" w:styleId="Heading2">
    <w:name w:val="heading 2"/>
    <w:basedOn w:val="Heading3"/>
    <w:next w:val="Normal"/>
    <w:link w:val="Heading2Char"/>
    <w:uiPriority w:val="9"/>
    <w:unhideWhenUsed/>
    <w:qFormat/>
    <w:rsid w:val="0043185C"/>
    <w:pPr>
      <w:spacing w:before="281" w:after="281"/>
      <w:outlineLvl w:val="1"/>
    </w:pPr>
    <w:rPr>
      <w:b w:val="0"/>
      <w:bCs w:val="0"/>
      <w:color w:val="000000" w:themeColor="text1"/>
    </w:rPr>
  </w:style>
  <w:style w:type="paragraph" w:styleId="Heading3">
    <w:name w:val="heading 3"/>
    <w:basedOn w:val="Normal"/>
    <w:next w:val="Normal"/>
    <w:link w:val="Heading3Char"/>
    <w:uiPriority w:val="9"/>
    <w:unhideWhenUsed/>
    <w:qFormat/>
    <w:rsid w:val="00665DB8"/>
    <w:pPr>
      <w:keepNext/>
      <w:keepLines/>
      <w:spacing w:before="160" w:after="80" w:line="257" w:lineRule="auto"/>
      <w:jc w:val="both"/>
      <w:outlineLvl w:val="2"/>
    </w:pPr>
    <w:rPr>
      <w:rFonts w:ascii="Arial" w:eastAsia="Arial" w:hAnsi="Arial" w:cs="Arial"/>
      <w:b/>
      <w:bCs/>
      <w:lang w:val="en-SG"/>
    </w:rPr>
  </w:style>
  <w:style w:type="paragraph" w:styleId="Heading4">
    <w:name w:val="heading 4"/>
    <w:basedOn w:val="Normal"/>
    <w:next w:val="Normal"/>
    <w:link w:val="Heading4Char"/>
    <w:uiPriority w:val="9"/>
    <w:semiHidden/>
    <w:unhideWhenUsed/>
    <w:qFormat/>
    <w:rsid w:val="00A55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E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E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E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E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EE8"/>
    <w:rPr>
      <w:rFonts w:ascii="Arial" w:eastAsia="Arial" w:hAnsi="Arial" w:cs="Arial"/>
      <w:bCs/>
      <w:color w:val="000000" w:themeColor="text1"/>
      <w:sz w:val="36"/>
      <w:szCs w:val="36"/>
      <w:lang w:val="en-SG"/>
    </w:rPr>
  </w:style>
  <w:style w:type="character" w:customStyle="1" w:styleId="Heading2Char">
    <w:name w:val="Heading 2 Char"/>
    <w:basedOn w:val="DefaultParagraphFont"/>
    <w:link w:val="Heading2"/>
    <w:uiPriority w:val="9"/>
    <w:rsid w:val="00A55EE8"/>
    <w:rPr>
      <w:rFonts w:ascii="Arial" w:eastAsia="Arial" w:hAnsi="Arial" w:cs="Arial"/>
      <w:color w:val="000000" w:themeColor="text1"/>
      <w:lang w:val="en-SG"/>
    </w:rPr>
  </w:style>
  <w:style w:type="character" w:customStyle="1" w:styleId="Heading3Char">
    <w:name w:val="Heading 3 Char"/>
    <w:basedOn w:val="DefaultParagraphFont"/>
    <w:link w:val="Heading3"/>
    <w:uiPriority w:val="9"/>
    <w:rsid w:val="00A55EE8"/>
    <w:rPr>
      <w:rFonts w:ascii="Arial" w:eastAsia="Arial" w:hAnsi="Arial" w:cs="Arial"/>
      <w:b/>
      <w:bCs/>
      <w:lang w:val="en-SG"/>
    </w:rPr>
  </w:style>
  <w:style w:type="character" w:customStyle="1" w:styleId="Heading4Char">
    <w:name w:val="Heading 4 Char"/>
    <w:basedOn w:val="DefaultParagraphFont"/>
    <w:link w:val="Heading4"/>
    <w:uiPriority w:val="9"/>
    <w:semiHidden/>
    <w:rsid w:val="00A55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EE8"/>
    <w:rPr>
      <w:rFonts w:eastAsiaTheme="majorEastAsia" w:cstheme="majorBidi"/>
      <w:color w:val="272727" w:themeColor="text1" w:themeTint="D8"/>
    </w:rPr>
  </w:style>
  <w:style w:type="paragraph" w:styleId="Title">
    <w:name w:val="Title"/>
    <w:basedOn w:val="Normal"/>
    <w:next w:val="Normal"/>
    <w:link w:val="TitleChar"/>
    <w:uiPriority w:val="10"/>
    <w:qFormat/>
    <w:rsid w:val="00A55E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E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5EE8"/>
    <w:rPr>
      <w:i/>
      <w:iCs/>
      <w:color w:val="404040" w:themeColor="text1" w:themeTint="BF"/>
    </w:rPr>
  </w:style>
  <w:style w:type="paragraph" w:styleId="ListParagraph">
    <w:name w:val="List Paragraph"/>
    <w:basedOn w:val="Normal"/>
    <w:qFormat/>
    <w:rsid w:val="00A55EE8"/>
    <w:pPr>
      <w:ind w:left="720"/>
      <w:contextualSpacing/>
    </w:pPr>
  </w:style>
  <w:style w:type="character" w:styleId="IntenseEmphasis">
    <w:name w:val="Intense Emphasis"/>
    <w:basedOn w:val="DefaultParagraphFont"/>
    <w:uiPriority w:val="21"/>
    <w:qFormat/>
    <w:rsid w:val="00A55EE8"/>
    <w:rPr>
      <w:i/>
      <w:iCs/>
      <w:color w:val="0F4761" w:themeColor="accent1" w:themeShade="BF"/>
    </w:rPr>
  </w:style>
  <w:style w:type="paragraph" w:styleId="IntenseQuote">
    <w:name w:val="Intense Quote"/>
    <w:basedOn w:val="Normal"/>
    <w:next w:val="Normal"/>
    <w:link w:val="IntenseQuoteChar"/>
    <w:uiPriority w:val="30"/>
    <w:qFormat/>
    <w:rsid w:val="00A55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EE8"/>
    <w:rPr>
      <w:i/>
      <w:iCs/>
      <w:color w:val="0F4761" w:themeColor="accent1" w:themeShade="BF"/>
    </w:rPr>
  </w:style>
  <w:style w:type="character" w:styleId="IntenseReference">
    <w:name w:val="Intense Reference"/>
    <w:basedOn w:val="DefaultParagraphFont"/>
    <w:uiPriority w:val="32"/>
    <w:qFormat/>
    <w:rsid w:val="00A55EE8"/>
    <w:rPr>
      <w:b/>
      <w:bCs/>
      <w:smallCaps/>
      <w:color w:val="0F4761" w:themeColor="accent1" w:themeShade="BF"/>
      <w:spacing w:val="5"/>
    </w:rPr>
  </w:style>
  <w:style w:type="paragraph" w:styleId="Header">
    <w:name w:val="header"/>
    <w:basedOn w:val="Normal"/>
    <w:link w:val="HeaderChar"/>
    <w:uiPriority w:val="99"/>
    <w:unhideWhenUsed/>
    <w:rsid w:val="00E454C0"/>
    <w:pPr>
      <w:tabs>
        <w:tab w:val="center" w:pos="4513"/>
        <w:tab w:val="right" w:pos="9026"/>
      </w:tabs>
    </w:pPr>
  </w:style>
  <w:style w:type="character" w:customStyle="1" w:styleId="HeaderChar">
    <w:name w:val="Header Char"/>
    <w:basedOn w:val="DefaultParagraphFont"/>
    <w:link w:val="Header"/>
    <w:uiPriority w:val="99"/>
    <w:rsid w:val="00E454C0"/>
  </w:style>
  <w:style w:type="paragraph" w:styleId="Footer">
    <w:name w:val="footer"/>
    <w:basedOn w:val="Normal"/>
    <w:link w:val="FooterChar"/>
    <w:uiPriority w:val="99"/>
    <w:unhideWhenUsed/>
    <w:rsid w:val="00E454C0"/>
    <w:pPr>
      <w:tabs>
        <w:tab w:val="center" w:pos="4513"/>
        <w:tab w:val="right" w:pos="9026"/>
      </w:tabs>
    </w:pPr>
  </w:style>
  <w:style w:type="character" w:customStyle="1" w:styleId="FooterChar">
    <w:name w:val="Footer Char"/>
    <w:basedOn w:val="DefaultParagraphFont"/>
    <w:link w:val="Footer"/>
    <w:uiPriority w:val="99"/>
    <w:rsid w:val="00E454C0"/>
  </w:style>
  <w:style w:type="character" w:styleId="Hyperlink">
    <w:name w:val="Hyperlink"/>
    <w:basedOn w:val="DefaultParagraphFont"/>
    <w:uiPriority w:val="99"/>
    <w:unhideWhenUsed/>
    <w:rsid w:val="21FFF083"/>
    <w:rPr>
      <w:color w:val="467886"/>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7B2E07"/>
    <w:rPr>
      <w:sz w:val="16"/>
      <w:szCs w:val="16"/>
    </w:rPr>
  </w:style>
  <w:style w:type="paragraph" w:styleId="CommentText">
    <w:name w:val="annotation text"/>
    <w:basedOn w:val="Normal"/>
    <w:link w:val="CommentTextChar"/>
    <w:uiPriority w:val="99"/>
    <w:semiHidden/>
    <w:unhideWhenUsed/>
    <w:rsid w:val="007B2E07"/>
    <w:rPr>
      <w:sz w:val="20"/>
      <w:szCs w:val="20"/>
    </w:rPr>
  </w:style>
  <w:style w:type="character" w:customStyle="1" w:styleId="CommentTextChar">
    <w:name w:val="Comment Text Char"/>
    <w:basedOn w:val="DefaultParagraphFont"/>
    <w:link w:val="CommentText"/>
    <w:uiPriority w:val="99"/>
    <w:semiHidden/>
    <w:rsid w:val="007B2E07"/>
    <w:rPr>
      <w:sz w:val="20"/>
      <w:szCs w:val="20"/>
    </w:rPr>
  </w:style>
  <w:style w:type="paragraph" w:styleId="CommentSubject">
    <w:name w:val="annotation subject"/>
    <w:basedOn w:val="CommentText"/>
    <w:next w:val="CommentText"/>
    <w:link w:val="CommentSubjectChar"/>
    <w:uiPriority w:val="99"/>
    <w:semiHidden/>
    <w:unhideWhenUsed/>
    <w:rsid w:val="007B2E07"/>
    <w:rPr>
      <w:b/>
      <w:bCs/>
    </w:rPr>
  </w:style>
  <w:style w:type="character" w:customStyle="1" w:styleId="CommentSubjectChar">
    <w:name w:val="Comment Subject Char"/>
    <w:basedOn w:val="CommentTextChar"/>
    <w:link w:val="CommentSubject"/>
    <w:uiPriority w:val="99"/>
    <w:semiHidden/>
    <w:rsid w:val="007B2E07"/>
    <w:rPr>
      <w:b/>
      <w:bCs/>
      <w:sz w:val="20"/>
      <w:szCs w:val="20"/>
    </w:rPr>
  </w:style>
  <w:style w:type="paragraph" w:styleId="Caption">
    <w:name w:val="caption"/>
    <w:basedOn w:val="Normal"/>
    <w:next w:val="Normal"/>
    <w:uiPriority w:val="35"/>
    <w:unhideWhenUsed/>
    <w:qFormat/>
    <w:rsid w:val="001F1B49"/>
    <w:pPr>
      <w:spacing w:after="200"/>
      <w:jc w:val="center"/>
    </w:pPr>
    <w:rPr>
      <w:rFonts w:ascii="Arial" w:eastAsia="Arial" w:hAnsi="Arial" w:cs="Arial"/>
      <w:i/>
      <w:iCs/>
      <w:color w:val="0E2841" w:themeColor="text2"/>
      <w:sz w:val="18"/>
      <w:szCs w:val="18"/>
      <w:lang w:val="en-US"/>
    </w:rPr>
  </w:style>
  <w:style w:type="paragraph" w:styleId="NormalWeb">
    <w:name w:val="Normal (Web)"/>
    <w:basedOn w:val="Normal"/>
    <w:uiPriority w:val="99"/>
    <w:semiHidden/>
    <w:unhideWhenUsed/>
    <w:rsid w:val="00920AA6"/>
    <w:rPr>
      <w:rFonts w:ascii="Times New Roman" w:hAnsi="Times New Roman" w:cs="Times New Roman"/>
    </w:rPr>
  </w:style>
  <w:style w:type="paragraph" w:styleId="Revision">
    <w:name w:val="Revision"/>
    <w:hidden/>
    <w:uiPriority w:val="99"/>
    <w:semiHidden/>
    <w:rsid w:val="001E3B57"/>
  </w:style>
  <w:style w:type="paragraph" w:styleId="NoSpacing">
    <w:name w:val="No Spacing"/>
    <w:uiPriority w:val="1"/>
    <w:qFormat/>
    <w:rsid w:val="00C94039"/>
  </w:style>
  <w:style w:type="character" w:styleId="Emphasis">
    <w:name w:val="Emphasis"/>
    <w:basedOn w:val="DefaultParagraphFont"/>
    <w:uiPriority w:val="20"/>
    <w:qFormat/>
    <w:rsid w:val="00553FF6"/>
    <w:rPr>
      <w:i/>
      <w:iCs/>
    </w:rPr>
  </w:style>
  <w:style w:type="character" w:styleId="UnresolvedMention">
    <w:name w:val="Unresolved Mention"/>
    <w:basedOn w:val="DefaultParagraphFont"/>
    <w:uiPriority w:val="99"/>
    <w:rsid w:val="00553FF6"/>
    <w:rPr>
      <w:color w:val="605E5C"/>
      <w:shd w:val="clear" w:color="auto" w:fill="E1DFDD"/>
    </w:rPr>
  </w:style>
  <w:style w:type="character" w:styleId="FollowedHyperlink">
    <w:name w:val="FollowedHyperlink"/>
    <w:basedOn w:val="DefaultParagraphFont"/>
    <w:uiPriority w:val="99"/>
    <w:semiHidden/>
    <w:unhideWhenUsed/>
    <w:rsid w:val="001943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kaggle.com/datasets/kylefengkfeng209/global-ai-trust-and-attitudes-by-country-2025" TargetMode="External"/><Relationship Id="rId26" Type="http://schemas.openxmlformats.org/officeDocument/2006/relationships/hyperlink" Target="https://doi.org/10.1111/bjet.13613" TargetMode="External"/><Relationship Id="rId39" Type="http://schemas.openxmlformats.org/officeDocument/2006/relationships/hyperlink" Target="https://www.forbes.com/sites/roberthart/2024/05/31/google-restricts-ai-search-tool-after-nonsensical-answers-told-people-to-eat-rocks-and-put-glue-on-pizza/" TargetMode="External"/><Relationship Id="rId21" Type="http://schemas.openxmlformats.org/officeDocument/2006/relationships/hyperlink" Target="https://gist.github.com/WunderBart/e18b8c620480a46eb7d11a1dbdbb4aef" TargetMode="External"/><Relationship Id="rId34" Type="http://schemas.openxmlformats.org/officeDocument/2006/relationships/hyperlink" Target="https://www.microsoft.com/en-us/haxtoolkit/example/google-gemini-g2-make-clear-how-well-the-system-can-do-what-it-can-do-2/"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26188/28822919" TargetMode="External"/><Relationship Id="rId20" Type="http://schemas.openxmlformats.org/officeDocument/2006/relationships/hyperlink" Target="https://databank.worldbank.org/source/world-development-indicators" TargetMode="External"/><Relationship Id="rId29" Type="http://schemas.openxmlformats.org/officeDocument/2006/relationships/hyperlink" Target="https://www.commonsense.org/education/digital-literacy/how-to-sift-with-ai"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nature.com/articles/s41591-024-03445-1" TargetMode="External"/><Relationship Id="rId32" Type="http://schemas.openxmlformats.org/officeDocument/2006/relationships/hyperlink" Target="https://www.dentonsdata.com/airline-ordered-to-compensate-a-b-c-man-because-its-chatbot-provided-inaccurate-information/" TargetMode="External"/><Relationship Id="rId37" Type="http://schemas.openxmlformats.org/officeDocument/2006/relationships/hyperlink" Target="https://www.cnn.com/2023/02/08/tech/google-ai-bard-demo-error"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arxiv.org/html/2602.06176v1" TargetMode="External"/><Relationship Id="rId28" Type="http://schemas.openxmlformats.org/officeDocument/2006/relationships/hyperlink" Target="https://doi.org/10.1145/3462244.3479926" TargetMode="External"/><Relationship Id="rId36" Type="http://schemas.openxmlformats.org/officeDocument/2006/relationships/hyperlink" Target="https://openai.com/index/expanding-on-sycophancy/" TargetMode="External"/><Relationship Id="rId10" Type="http://schemas.openxmlformats.org/officeDocument/2006/relationships/image" Target="media/image4.png"/><Relationship Id="rId19" Type="http://schemas.openxmlformats.org/officeDocument/2006/relationships/hyperlink" Target="https://hdr.undp.org/data-center/human-development-index" TargetMode="External"/><Relationship Id="rId31" Type="http://schemas.openxmlformats.org/officeDocument/2006/relationships/hyperlink" Target="https://www.pdpc.gov.sg/news-and-events/announcements/2022/05/launch-of-ai-verify---an-ai-governance-testing-framework-and-toolk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emanfatima2/ai-trust-insights" TargetMode="External"/><Relationship Id="rId27" Type="http://schemas.openxmlformats.org/officeDocument/2006/relationships/hyperlink" Target="https://doi.org/10.1057/s41599-024-04044-8" TargetMode="External"/><Relationship Id="rId30" Type="http://schemas.openxmlformats.org/officeDocument/2006/relationships/hyperlink" Target="https://www.hardwarezone.com.sg/lifestyle/ai/singapore-seniors-learning-ai-skills-literacy" TargetMode="External"/><Relationship Id="rId35" Type="http://schemas.openxmlformats.org/officeDocument/2006/relationships/hyperlink" Target="https://arxiv.org/abs/2310.13548"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45/3706598.3714020" TargetMode="External"/><Relationship Id="rId25" Type="http://schemas.openxmlformats.org/officeDocument/2006/relationships/hyperlink" Target="https://www.kaggle.com/datasets/landgesakshi/human-trust-decay-in-ai" TargetMode="External"/><Relationship Id="rId33" Type="http://schemas.openxmlformats.org/officeDocument/2006/relationships/hyperlink" Target="https://en.wikipedia.org/wiki/Mata_v._Avianca,_Inc" TargetMode="External"/><Relationship Id="rId38" Type="http://schemas.openxmlformats.org/officeDocument/2006/relationships/hyperlink" Target="https://doi.org/10.1145/3290605.3300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7420</Words>
  <Characters>42297</Characters>
  <Application>Microsoft Office Word</Application>
  <DocSecurity>0</DocSecurity>
  <Lines>352</Lines>
  <Paragraphs>99</Paragraphs>
  <ScaleCrop>false</ScaleCrop>
  <Company/>
  <LinksUpToDate>false</LinksUpToDate>
  <CharactersWithSpaces>49618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Tan</dc:creator>
  <cp:keywords/>
  <dc:description/>
  <cp:lastModifiedBy>Kavin Lertsattha</cp:lastModifiedBy>
  <cp:revision>3</cp:revision>
  <dcterms:created xsi:type="dcterms:W3CDTF">2026-10-14T05:00:00Z</dcterms:created>
  <dcterms:modified xsi:type="dcterms:W3CDTF">2026-10-14T05:01:00Z</dcterms:modified>
</cp:coreProperties>
</file>